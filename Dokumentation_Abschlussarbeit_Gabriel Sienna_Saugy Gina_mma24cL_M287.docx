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D917B" w14:textId="3973026E" w:rsidR="007B13AD" w:rsidRDefault="6DB57DDA">
      <w:r>
        <w:rPr>
          <w:noProof/>
        </w:rPr>
        <w:drawing>
          <wp:anchor distT="0" distB="0" distL="114300" distR="114300" simplePos="0" relativeHeight="251658240" behindDoc="0" locked="0" layoutInCell="1" allowOverlap="1" wp14:anchorId="208925A2" wp14:editId="2C1BE07B">
            <wp:simplePos x="0" y="0"/>
            <wp:positionH relativeFrom="page">
              <wp:align>right</wp:align>
            </wp:positionH>
            <wp:positionV relativeFrom="page">
              <wp:align>bottom</wp:align>
            </wp:positionV>
            <wp:extent cx="7539990" cy="11657330"/>
            <wp:effectExtent l="0" t="0" r="3810" b="1270"/>
            <wp:wrapSquare wrapText="bothSides"/>
            <wp:docPr id="1983447891" name="Grafik 2" descr="Ein Bild, das Natur, Wasser, Text, Surfen enthält.&#10;&#10;KI-generierte Inhalte können fehlerhaft se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fik 2"/>
                    <pic:cNvPicPr/>
                  </pic:nvPicPr>
                  <pic:blipFill>
                    <a:blip r:embed="rId8">
                      <a:extLst>
                        <a:ext uri="{28A0092B-C50C-407E-A947-70E740481C1C}">
                          <a14:useLocalDpi xmlns:a14="http://schemas.microsoft.com/office/drawing/2010/main" val="0"/>
                        </a:ext>
                      </a:extLst>
                    </a:blip>
                    <a:srcRect t="1051"/>
                    <a:stretch>
                      <a:fillRect/>
                    </a:stretch>
                  </pic:blipFill>
                  <pic:spPr>
                    <a:xfrm>
                      <a:off x="0" y="0"/>
                      <a:ext cx="7539990" cy="11657330"/>
                    </a:xfrm>
                    <a:prstGeom prst="rect">
                      <a:avLst/>
                    </a:prstGeom>
                  </pic:spPr>
                </pic:pic>
              </a:graphicData>
            </a:graphic>
          </wp:anchor>
        </w:drawing>
      </w:r>
      <w:r w:rsidR="00B87E03">
        <w:t xml:space="preserve"> </w:t>
      </w:r>
      <w:r w:rsidR="007B13AD">
        <w:br w:type="page"/>
      </w:r>
    </w:p>
    <w:sdt>
      <w:sdtPr>
        <w:rPr>
          <w:lang w:val="de-DE"/>
        </w:rPr>
        <w:id w:val="693957754"/>
        <w:docPartObj>
          <w:docPartGallery w:val="Table of Contents"/>
          <w:docPartUnique/>
        </w:docPartObj>
      </w:sdtPr>
      <w:sdtEndPr>
        <w:rPr>
          <w:rFonts w:asciiTheme="minorHAnsi" w:eastAsiaTheme="minorEastAsia" w:hAnsiTheme="minorHAnsi" w:cs="Times New Roman"/>
          <w:color w:val="auto"/>
          <w:sz w:val="22"/>
          <w:szCs w:val="22"/>
        </w:rPr>
      </w:sdtEndPr>
      <w:sdtContent>
        <w:p w14:paraId="359C6964" w14:textId="2BAC8670" w:rsidR="00302E1D" w:rsidRPr="00537CF3" w:rsidRDefault="00537CF3">
          <w:pPr>
            <w:pStyle w:val="TOCHeading"/>
            <w:rPr>
              <w:rFonts w:ascii="Segoe UI Black" w:hAnsi="Segoe UI Black"/>
              <w:sz w:val="36"/>
              <w:szCs w:val="36"/>
            </w:rPr>
          </w:pPr>
          <w:r w:rsidRPr="00537CF3">
            <w:rPr>
              <w:rFonts w:ascii="Segoe UI Black" w:hAnsi="Segoe UI Black"/>
              <w:sz w:val="36"/>
              <w:szCs w:val="36"/>
              <w:lang w:val="de-DE"/>
            </w:rPr>
            <w:t>Inhaltsverzeichnis</w:t>
          </w:r>
        </w:p>
        <w:p w14:paraId="5CF94707" w14:textId="123863E5" w:rsidR="00537CF3" w:rsidRDefault="00537CF3" w:rsidP="00537CF3">
          <w:pPr>
            <w:pStyle w:val="TOC1"/>
            <w:rPr>
              <w:b/>
              <w:lang w:val="de-DE"/>
            </w:rPr>
          </w:pPr>
          <w:r w:rsidRPr="00537CF3">
            <w:t>Wie haben wir die einzelnen Punkte umgesetzt</w:t>
          </w:r>
          <w:r w:rsidRPr="00537CF3">
            <w:ptab w:relativeTo="margin" w:alignment="right" w:leader="dot"/>
          </w:r>
          <w:r w:rsidRPr="00537CF3">
            <w:rPr>
              <w:b/>
              <w:bCs/>
              <w:lang w:val="de-DE"/>
            </w:rPr>
            <w:t>1</w:t>
          </w:r>
        </w:p>
        <w:p w14:paraId="2B84DB14" w14:textId="6E5B690B" w:rsidR="00A80784" w:rsidRPr="00A80784" w:rsidRDefault="00A80784" w:rsidP="00A80784">
          <w:pPr>
            <w:pStyle w:val="TOC2"/>
            <w:ind w:left="216"/>
            <w:rPr>
              <w:lang w:val="en-US"/>
            </w:rPr>
          </w:pPr>
          <w:r w:rsidRPr="00A80784">
            <w:rPr>
              <w:lang w:val="en-US"/>
            </w:rPr>
            <w:t>Startseite</w:t>
          </w:r>
          <w:r>
            <w:ptab w:relativeTo="margin" w:alignment="right" w:leader="dot"/>
          </w:r>
          <w:r>
            <w:rPr>
              <w:lang w:val="en-US"/>
            </w:rPr>
            <w:t>3</w:t>
          </w:r>
        </w:p>
        <w:p w14:paraId="4C98E964" w14:textId="119AE037" w:rsidR="00A80784" w:rsidRPr="00A80784" w:rsidRDefault="00A80784" w:rsidP="00A80784">
          <w:pPr>
            <w:pStyle w:val="TOC2"/>
            <w:ind w:left="216"/>
            <w:rPr>
              <w:lang w:val="en-US"/>
            </w:rPr>
          </w:pPr>
          <w:r w:rsidRPr="00A80784">
            <w:rPr>
              <w:lang w:val="en-US"/>
            </w:rPr>
            <w:t>Photo Gallery</w:t>
          </w:r>
          <w:r>
            <w:ptab w:relativeTo="margin" w:alignment="right" w:leader="dot"/>
          </w:r>
          <w:r>
            <w:rPr>
              <w:lang w:val="en-US"/>
            </w:rPr>
            <w:t>7</w:t>
          </w:r>
        </w:p>
        <w:p w14:paraId="7DD33C0E" w14:textId="1EC9B1B3" w:rsidR="00A80784" w:rsidRPr="0060397D" w:rsidRDefault="00A80784" w:rsidP="00A80784">
          <w:pPr>
            <w:pStyle w:val="TOC2"/>
            <w:ind w:left="216"/>
          </w:pPr>
          <w:r w:rsidRPr="0060397D">
            <w:t>Booking</w:t>
          </w:r>
          <w:r>
            <w:ptab w:relativeTo="margin" w:alignment="right" w:leader="dot"/>
          </w:r>
          <w:r w:rsidR="003D447A" w:rsidRPr="0060397D">
            <w:t>9</w:t>
          </w:r>
        </w:p>
        <w:p w14:paraId="26301A03" w14:textId="67454C6A" w:rsidR="00537CF3" w:rsidRPr="0060397D" w:rsidRDefault="00537CF3" w:rsidP="00537CF3">
          <w:pPr>
            <w:pStyle w:val="TOC1"/>
          </w:pPr>
          <w:r w:rsidRPr="0060397D">
            <w:t>Farben / Elemente</w:t>
          </w:r>
          <w:r>
            <w:ptab w:relativeTo="margin" w:alignment="right" w:leader="dot"/>
          </w:r>
          <w:r w:rsidR="0060397D">
            <w:t>12</w:t>
          </w:r>
        </w:p>
        <w:p w14:paraId="1C26FF6E" w14:textId="74D677E6" w:rsidR="00537CF3" w:rsidRDefault="0060397D" w:rsidP="00537CF3">
          <w:pPr>
            <w:pStyle w:val="TOC1"/>
            <w:rPr>
              <w:lang w:val="de-DE"/>
            </w:rPr>
          </w:pPr>
          <w:r w:rsidRPr="0060397D">
            <w:t>Übergabe</w:t>
          </w:r>
          <w:r w:rsidR="00537CF3">
            <w:ptab w:relativeTo="margin" w:alignment="right" w:leader="dot"/>
          </w:r>
          <w:r>
            <w:rPr>
              <w:lang w:val="de-DE"/>
            </w:rPr>
            <w:t>13</w:t>
          </w:r>
        </w:p>
        <w:p w14:paraId="34AC35D5" w14:textId="1D01EC5A" w:rsidR="0060397D" w:rsidRPr="00FC4461" w:rsidRDefault="0060397D" w:rsidP="0060397D">
          <w:pPr>
            <w:pStyle w:val="TOC1"/>
          </w:pPr>
          <w:r w:rsidRPr="0060397D">
            <w:t xml:space="preserve">Was wäre, wenn wir mehr Zeit </w:t>
          </w:r>
          <w:r w:rsidR="00FC4461" w:rsidRPr="0060397D">
            <w:t>hätten</w:t>
          </w:r>
          <w:r w:rsidRPr="00537CF3">
            <w:ptab w:relativeTo="margin" w:alignment="right" w:leader="dot"/>
          </w:r>
          <w:r w:rsidR="00FC4461">
            <w:rPr>
              <w:b/>
              <w:bCs/>
            </w:rPr>
            <w:t>14</w:t>
          </w:r>
        </w:p>
        <w:p w14:paraId="4D99EDA4" w14:textId="74A1B61F" w:rsidR="0060397D" w:rsidRPr="00A80784" w:rsidRDefault="0060397D" w:rsidP="0060397D">
          <w:pPr>
            <w:pStyle w:val="TOC2"/>
            <w:ind w:left="216"/>
            <w:rPr>
              <w:lang w:val="en-US"/>
            </w:rPr>
          </w:pPr>
          <w:r w:rsidRPr="00A80784">
            <w:rPr>
              <w:lang w:val="en-US"/>
            </w:rPr>
            <w:t>Startseite</w:t>
          </w:r>
          <w:r>
            <w:ptab w:relativeTo="margin" w:alignment="right" w:leader="dot"/>
          </w:r>
          <w:r w:rsidR="00A968ED">
            <w:rPr>
              <w:lang w:val="en-US"/>
            </w:rPr>
            <w:t>14</w:t>
          </w:r>
        </w:p>
        <w:p w14:paraId="253E8E70" w14:textId="2237B4B6" w:rsidR="0060397D" w:rsidRPr="00A80784" w:rsidRDefault="0060397D" w:rsidP="0060397D">
          <w:pPr>
            <w:pStyle w:val="TOC2"/>
            <w:ind w:left="216"/>
            <w:rPr>
              <w:lang w:val="en-US"/>
            </w:rPr>
          </w:pPr>
          <w:r w:rsidRPr="00A80784">
            <w:rPr>
              <w:lang w:val="en-US"/>
            </w:rPr>
            <w:t>Photo Gallery</w:t>
          </w:r>
          <w:r>
            <w:ptab w:relativeTo="margin" w:alignment="right" w:leader="dot"/>
          </w:r>
          <w:r w:rsidR="00A968ED">
            <w:rPr>
              <w:lang w:val="en-US"/>
            </w:rPr>
            <w:t>14</w:t>
          </w:r>
        </w:p>
        <w:p w14:paraId="6BEB1AB4" w14:textId="4BE2C25C" w:rsidR="0060397D" w:rsidRPr="0060397D" w:rsidRDefault="0060397D" w:rsidP="0060397D">
          <w:pPr>
            <w:pStyle w:val="TOC2"/>
            <w:ind w:left="216"/>
            <w:rPr>
              <w:lang w:val="en-US"/>
            </w:rPr>
          </w:pPr>
          <w:r w:rsidRPr="0060397D">
            <w:rPr>
              <w:lang w:val="en-US"/>
            </w:rPr>
            <w:t>Booking</w:t>
          </w:r>
          <w:r>
            <w:ptab w:relativeTo="margin" w:alignment="right" w:leader="dot"/>
          </w:r>
          <w:r w:rsidR="00A968ED">
            <w:rPr>
              <w:lang w:val="en-US"/>
            </w:rPr>
            <w:t>14</w:t>
          </w:r>
        </w:p>
        <w:p w14:paraId="1AD35014" w14:textId="4DCF5459" w:rsidR="00FC4461" w:rsidRDefault="00FC4461" w:rsidP="00FC4461">
          <w:pPr>
            <w:pStyle w:val="TOC1"/>
          </w:pPr>
          <w:r>
            <w:t>Lessons learned</w:t>
          </w:r>
          <w:r>
            <w:ptab w:relativeTo="margin" w:alignment="right" w:leader="dot"/>
          </w:r>
          <w:r w:rsidR="00A968ED">
            <w:rPr>
              <w:lang w:val="de-DE"/>
            </w:rPr>
            <w:t>15</w:t>
          </w:r>
        </w:p>
        <w:p w14:paraId="0E403B69" w14:textId="32C7E2F7" w:rsidR="00A80784" w:rsidRDefault="00FC4461" w:rsidP="00A80784">
          <w:pPr>
            <w:pStyle w:val="TOC1"/>
          </w:pPr>
          <w:r w:rsidRPr="00FC4461">
            <w:t>Selbstständigkeitserklärung</w:t>
          </w:r>
          <w:r w:rsidR="00A80784">
            <w:ptab w:relativeTo="margin" w:alignment="right" w:leader="dot"/>
          </w:r>
          <w:r>
            <w:rPr>
              <w:lang w:val="de-DE"/>
            </w:rPr>
            <w:t>16</w:t>
          </w:r>
        </w:p>
        <w:p w14:paraId="5A39E370" w14:textId="4AFD2DD0" w:rsidR="00537CF3" w:rsidRDefault="00A968ED" w:rsidP="00FC4461">
          <w:pPr>
            <w:pStyle w:val="TOC3"/>
            <w:ind w:left="0"/>
          </w:pPr>
        </w:p>
      </w:sdtContent>
    </w:sdt>
    <w:p w14:paraId="5000B3F2" w14:textId="77777777" w:rsidR="00470DB6" w:rsidRPr="00470DB6" w:rsidRDefault="00470DB6" w:rsidP="00470DB6"/>
    <w:p w14:paraId="7DE10557" w14:textId="33531177" w:rsidR="006361F1" w:rsidRPr="006361F1" w:rsidRDefault="006361F1">
      <w:r>
        <w:rPr>
          <w:rFonts w:ascii="Segoe UI Semibold" w:hAnsi="Segoe UI Semibold" w:cs="Segoe UI Semibold"/>
          <w:color w:val="2F4156"/>
          <w:sz w:val="36"/>
          <w:szCs w:val="36"/>
        </w:rPr>
        <w:br w:type="page"/>
      </w:r>
    </w:p>
    <w:p w14:paraId="75503818" w14:textId="0DB36D46" w:rsidR="006361F1" w:rsidRDefault="006361F1" w:rsidP="00792DED">
      <w:pPr>
        <w:pStyle w:val="Heading1"/>
        <w:rPr>
          <w:rFonts w:ascii="Segoe UI Semibold" w:hAnsi="Segoe UI Semibold" w:cs="Segoe UI Semibold"/>
          <w:color w:val="2F4156"/>
          <w:sz w:val="36"/>
          <w:szCs w:val="36"/>
        </w:rPr>
      </w:pPr>
      <w:r>
        <w:rPr>
          <w:rFonts w:ascii="Segoe UI Semibold" w:hAnsi="Segoe UI Semibold" w:cs="Segoe UI Semibold"/>
          <w:color w:val="2F4156"/>
          <w:sz w:val="36"/>
          <w:szCs w:val="36"/>
        </w:rPr>
        <w:t>Wie haben wir die einzelnen Punkte umgesetzt</w:t>
      </w:r>
    </w:p>
    <w:p w14:paraId="4ACE9BF4" w14:textId="445249E6" w:rsidR="004D6764" w:rsidRDefault="006361F1" w:rsidP="004D6764">
      <w:pPr>
        <w:pStyle w:val="Subtitle"/>
      </w:pPr>
      <w:r>
        <w:t>Startseite</w:t>
      </w:r>
    </w:p>
    <w:p w14:paraId="64ED4F6E" w14:textId="43BDC3A8" w:rsidR="0032171E" w:rsidRDefault="00D4759D" w:rsidP="004D6764">
      <w:r w:rsidRPr="00F71839">
        <w:t>Gestartet habe ich mit</w:t>
      </w:r>
      <w:r w:rsidR="00F9028B" w:rsidRPr="00F71839">
        <w:t xml:space="preserve"> dem Headervideo, </w:t>
      </w:r>
      <w:r w:rsidR="008836E1" w:rsidRPr="00F71839">
        <w:t>damit ich danach die Hamburger-Navigation über dem Video machen konnte und den Footer, Welcher ebenfalls auf allen Seiten vorkommt. So hatten wir die Navigation und den Footer</w:t>
      </w:r>
      <w:r w:rsidR="00CD5699" w:rsidRPr="00CD5699">
        <w:t>, welches wir auf alle Seiten gleich haben.</w:t>
      </w:r>
    </w:p>
    <w:p w14:paraId="707B62A6" w14:textId="4884806D" w:rsidR="00CF003A" w:rsidRDefault="0032171E" w:rsidP="00650B8C">
      <w:pPr>
        <w:tabs>
          <w:tab w:val="left" w:pos="4678"/>
        </w:tabs>
      </w:pPr>
      <w:r>
        <w:t xml:space="preserve">Das Video </w:t>
      </w:r>
      <w:r w:rsidR="00C72DB3">
        <w:t>ist</w:t>
      </w:r>
      <w:r w:rsidR="000E50E1">
        <w:t xml:space="preserve"> mit einem &lt;video&gt;tag eingebunden. Über</w:t>
      </w:r>
      <w:r w:rsidR="000C455B">
        <w:t xml:space="preserve"> dem Video haben wir ausserdem unser Logo </w:t>
      </w:r>
      <w:r w:rsidR="00144C7D">
        <w:t xml:space="preserve">als </w:t>
      </w:r>
      <w:r w:rsidR="006939C5">
        <w:t>Image</w:t>
      </w:r>
      <w:r w:rsidR="00144C7D">
        <w:t xml:space="preserve"> </w:t>
      </w:r>
      <w:r w:rsidR="000C455B">
        <w:t>platziert, welches sich einblendet</w:t>
      </w:r>
      <w:r w:rsidR="005A0D00">
        <w:t>,</w:t>
      </w:r>
      <w:r w:rsidR="000C455B">
        <w:t xml:space="preserve"> sobald das Video startet.</w:t>
      </w:r>
      <w:r w:rsidR="00AE644A">
        <w:t xml:space="preserve"> Für die Dauerschleife hab</w:t>
      </w:r>
      <w:r w:rsidR="00E620FB">
        <w:t xml:space="preserve">en wir im </w:t>
      </w:r>
      <w:r w:rsidR="00B131F1">
        <w:t>HTML-Zeile</w:t>
      </w:r>
      <w:r w:rsidR="00BF6F3D">
        <w:t xml:space="preserve">: 34. </w:t>
      </w:r>
      <w:r w:rsidR="00B131F1">
        <w:t>Folgendes eingegeben</w:t>
      </w:r>
      <w:r w:rsidR="00CF003A">
        <w:t>:</w:t>
      </w:r>
    </w:p>
    <w:p w14:paraId="39B40CAA" w14:textId="30816E90" w:rsidR="00650B8C" w:rsidRPr="00CF003A" w:rsidRDefault="00B131F1" w:rsidP="00650B8C">
      <w:pPr>
        <w:tabs>
          <w:tab w:val="left" w:pos="4678"/>
        </w:tabs>
        <w:rPr>
          <w:lang w:val="en-US"/>
        </w:rPr>
      </w:pPr>
      <w:r w:rsidRPr="00CF003A">
        <w:rPr>
          <w:lang w:val="en-US"/>
        </w:rPr>
        <w:t xml:space="preserve"> </w:t>
      </w:r>
      <w:r w:rsidR="00650B8C" w:rsidRPr="00CF003A">
        <w:rPr>
          <w:lang w:val="en-US"/>
        </w:rPr>
        <w:t xml:space="preserve">&lt;video </w:t>
      </w:r>
      <w:r w:rsidR="00650B8C" w:rsidRPr="00CF003A">
        <w:rPr>
          <w:i/>
          <w:iCs/>
          <w:lang w:val="en-US"/>
        </w:rPr>
        <w:t>width</w:t>
      </w:r>
      <w:r w:rsidR="00650B8C" w:rsidRPr="00CF003A">
        <w:rPr>
          <w:lang w:val="en-US"/>
        </w:rPr>
        <w:t xml:space="preserve">="100%" </w:t>
      </w:r>
      <w:r w:rsidR="00650B8C" w:rsidRPr="00CF003A">
        <w:rPr>
          <w:i/>
          <w:iCs/>
          <w:lang w:val="en-US"/>
        </w:rPr>
        <w:t>autoplay</w:t>
      </w:r>
      <w:r w:rsidR="00650B8C" w:rsidRPr="00CF003A">
        <w:rPr>
          <w:lang w:val="en-US"/>
        </w:rPr>
        <w:t xml:space="preserve"> </w:t>
      </w:r>
      <w:r w:rsidR="00650B8C" w:rsidRPr="00CF003A">
        <w:rPr>
          <w:i/>
          <w:iCs/>
          <w:lang w:val="en-US"/>
        </w:rPr>
        <w:t>muted</w:t>
      </w:r>
      <w:r w:rsidR="00650B8C" w:rsidRPr="00CF003A">
        <w:rPr>
          <w:lang w:val="en-US"/>
        </w:rPr>
        <w:t xml:space="preserve"> </w:t>
      </w:r>
      <w:r w:rsidR="00650B8C" w:rsidRPr="00CF003A">
        <w:rPr>
          <w:i/>
          <w:iCs/>
          <w:lang w:val="en-US"/>
        </w:rPr>
        <w:t>loop</w:t>
      </w:r>
      <w:r w:rsidR="00650B8C" w:rsidRPr="00CF003A">
        <w:rPr>
          <w:lang w:val="en-US"/>
        </w:rPr>
        <w:t xml:space="preserve"> </w:t>
      </w:r>
      <w:r w:rsidR="00650B8C" w:rsidRPr="00CF003A">
        <w:rPr>
          <w:i/>
          <w:iCs/>
          <w:lang w:val="en-US"/>
        </w:rPr>
        <w:t>playsinline</w:t>
      </w:r>
      <w:r w:rsidR="00650B8C" w:rsidRPr="00CF003A">
        <w:rPr>
          <w:lang w:val="en-US"/>
        </w:rPr>
        <w:t>&gt;</w:t>
      </w:r>
    </w:p>
    <w:p w14:paraId="7941E313" w14:textId="4B98FD1C" w:rsidR="000C455B" w:rsidRPr="00CD5699" w:rsidRDefault="005A0D00" w:rsidP="004E51B1">
      <w:pPr>
        <w:tabs>
          <w:tab w:val="left" w:pos="4678"/>
        </w:tabs>
      </w:pPr>
      <w:r w:rsidRPr="00CF003A">
        <w:rPr>
          <w:lang w:val="en-US"/>
        </w:rPr>
        <w:br/>
      </w:r>
      <w:r w:rsidR="004E51B1" w:rsidRPr="004E51B1">
        <w:rPr>
          <w:color w:val="FF0000"/>
        </w:rPr>
        <w:t>index.</w:t>
      </w:r>
      <w:r w:rsidR="00D40475" w:rsidRPr="004E51B1">
        <w:rPr>
          <w:color w:val="FF0000"/>
        </w:rPr>
        <w:t>html</w:t>
      </w:r>
      <w:r w:rsidR="004E51B1">
        <w:tab/>
      </w:r>
      <w:r w:rsidR="004E51B1" w:rsidRPr="004E51B1">
        <w:rPr>
          <w:color w:val="FF0000"/>
        </w:rPr>
        <w:t>home.css</w:t>
      </w:r>
      <w:r>
        <w:br/>
      </w:r>
      <w:r w:rsidR="00A71958" w:rsidRPr="00A71958">
        <w:rPr>
          <w:noProof/>
        </w:rPr>
        <w:drawing>
          <wp:inline distT="0" distB="0" distL="0" distR="0" wp14:anchorId="3ED9CBC3" wp14:editId="7D8E2269">
            <wp:extent cx="2960263" cy="1408670"/>
            <wp:effectExtent l="0" t="0" r="0" b="1270"/>
            <wp:docPr id="1154889953"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89953" name="Grafik 1" descr="Ein Bild, das Text, Screenshot enthält.&#10;&#10;KI-generierte Inhalte können fehlerhaft sein."/>
                    <pic:cNvPicPr/>
                  </pic:nvPicPr>
                  <pic:blipFill>
                    <a:blip r:embed="rId9"/>
                    <a:stretch>
                      <a:fillRect/>
                    </a:stretch>
                  </pic:blipFill>
                  <pic:spPr>
                    <a:xfrm>
                      <a:off x="0" y="0"/>
                      <a:ext cx="2996153" cy="1425749"/>
                    </a:xfrm>
                    <a:prstGeom prst="rect">
                      <a:avLst/>
                    </a:prstGeom>
                  </pic:spPr>
                </pic:pic>
              </a:graphicData>
            </a:graphic>
          </wp:inline>
        </w:drawing>
      </w:r>
      <w:r w:rsidR="00097543" w:rsidRPr="00097543">
        <w:rPr>
          <w:noProof/>
        </w:rPr>
        <w:t xml:space="preserve"> </w:t>
      </w:r>
      <w:r w:rsidR="00097543" w:rsidRPr="00097543">
        <w:rPr>
          <w:noProof/>
        </w:rPr>
        <w:drawing>
          <wp:inline distT="0" distB="0" distL="0" distR="0" wp14:anchorId="520661A8" wp14:editId="216BCB8C">
            <wp:extent cx="2669060" cy="2181556"/>
            <wp:effectExtent l="0" t="0" r="0" b="3175"/>
            <wp:docPr id="467327379"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27379" name="Grafik 1" descr="Ein Bild, das Text, Screenshot, Software enthält.&#10;&#10;KI-generierte Inhalte können fehlerhaft sein."/>
                    <pic:cNvPicPr/>
                  </pic:nvPicPr>
                  <pic:blipFill>
                    <a:blip r:embed="rId10"/>
                    <a:stretch>
                      <a:fillRect/>
                    </a:stretch>
                  </pic:blipFill>
                  <pic:spPr>
                    <a:xfrm>
                      <a:off x="0" y="0"/>
                      <a:ext cx="2709936" cy="2214966"/>
                    </a:xfrm>
                    <a:prstGeom prst="rect">
                      <a:avLst/>
                    </a:prstGeom>
                  </pic:spPr>
                </pic:pic>
              </a:graphicData>
            </a:graphic>
          </wp:inline>
        </w:drawing>
      </w:r>
    </w:p>
    <w:p w14:paraId="432C5A13" w14:textId="77777777" w:rsidR="00A11559" w:rsidRDefault="00A11559" w:rsidP="004E51B1">
      <w:pPr>
        <w:tabs>
          <w:tab w:val="left" w:pos="4678"/>
        </w:tabs>
        <w:rPr>
          <w:noProof/>
        </w:rPr>
      </w:pPr>
    </w:p>
    <w:p w14:paraId="6BD8E819" w14:textId="7A03E5C3" w:rsidR="001C427B" w:rsidRDefault="001969E1" w:rsidP="004E51B1">
      <w:pPr>
        <w:tabs>
          <w:tab w:val="left" w:pos="4678"/>
        </w:tabs>
        <w:rPr>
          <w:noProof/>
        </w:rPr>
      </w:pPr>
      <w:r>
        <w:rPr>
          <w:noProof/>
        </w:rPr>
        <w:t xml:space="preserve">Auf der Seite haben wir </w:t>
      </w:r>
      <w:r w:rsidR="001B5425">
        <w:rPr>
          <w:noProof/>
        </w:rPr>
        <w:t xml:space="preserve">eine Audiodatei eingebunden, welche man selbständig </w:t>
      </w:r>
      <w:r w:rsidR="00564252">
        <w:rPr>
          <w:noProof/>
        </w:rPr>
        <w:t xml:space="preserve">mit einem playbutton abspielen oder anhalten kann. </w:t>
      </w:r>
      <w:r w:rsidR="001C427B">
        <w:rPr>
          <w:noProof/>
        </w:rPr>
        <w:t>Dadurch dass die Audiodatei erst lädt wenn man sie anschaltet, verringert das die Ladezeit der Webseite.</w:t>
      </w:r>
      <w:r w:rsidR="001C427B">
        <w:rPr>
          <w:noProof/>
        </w:rPr>
        <w:br/>
      </w:r>
      <w:r w:rsidR="00A11559" w:rsidRPr="00A11559">
        <w:rPr>
          <w:noProof/>
          <w:color w:val="FF0000"/>
        </w:rPr>
        <w:t>index.html</w:t>
      </w:r>
    </w:p>
    <w:p w14:paraId="60E7811D" w14:textId="77777777" w:rsidR="008F006D" w:rsidRDefault="00E856C6" w:rsidP="004E51B1">
      <w:pPr>
        <w:tabs>
          <w:tab w:val="left" w:pos="4678"/>
        </w:tabs>
      </w:pPr>
      <w:r w:rsidRPr="00E856C6">
        <w:rPr>
          <w:noProof/>
        </w:rPr>
        <w:drawing>
          <wp:inline distT="0" distB="0" distL="0" distR="0" wp14:anchorId="1D009704" wp14:editId="43587D05">
            <wp:extent cx="5760720" cy="708025"/>
            <wp:effectExtent l="0" t="0" r="5080" b="3175"/>
            <wp:docPr id="11742514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51421" name=""/>
                    <pic:cNvPicPr/>
                  </pic:nvPicPr>
                  <pic:blipFill>
                    <a:blip r:embed="rId11"/>
                    <a:stretch>
                      <a:fillRect/>
                    </a:stretch>
                  </pic:blipFill>
                  <pic:spPr>
                    <a:xfrm>
                      <a:off x="0" y="0"/>
                      <a:ext cx="5760720" cy="708025"/>
                    </a:xfrm>
                    <a:prstGeom prst="rect">
                      <a:avLst/>
                    </a:prstGeom>
                  </pic:spPr>
                </pic:pic>
              </a:graphicData>
            </a:graphic>
          </wp:inline>
        </w:drawing>
      </w:r>
      <w:r w:rsidR="00A11559">
        <w:br/>
      </w:r>
    </w:p>
    <w:p w14:paraId="3476B262" w14:textId="01F8680D" w:rsidR="00E856C6" w:rsidRPr="00CD5699" w:rsidRDefault="00546344" w:rsidP="004E51B1">
      <w:pPr>
        <w:tabs>
          <w:tab w:val="left" w:pos="4678"/>
        </w:tabs>
      </w:pPr>
      <w:r>
        <w:t xml:space="preserve">Der h1 Titel wird </w:t>
      </w:r>
      <w:r w:rsidR="001E2C3D">
        <w:t xml:space="preserve">mit einer </w:t>
      </w:r>
      <w:r w:rsidR="00C87146">
        <w:t>class .</w:t>
      </w:r>
      <w:r w:rsidR="001E2C3D">
        <w:t>ty</w:t>
      </w:r>
      <w:r w:rsidR="0045142A">
        <w:t>pwriter ei</w:t>
      </w:r>
      <w:r w:rsidR="00C87146">
        <w:t>ngeblendet wie eine Schreibmaschine.</w:t>
      </w:r>
      <w:r w:rsidR="00C87146">
        <w:br/>
      </w:r>
      <w:r w:rsidR="00C87146" w:rsidRPr="00C87146">
        <w:rPr>
          <w:color w:val="FF0000"/>
        </w:rPr>
        <w:t>home.css</w:t>
      </w:r>
      <w:r w:rsidR="00A11559">
        <w:br/>
      </w:r>
      <w:r w:rsidR="008F006D" w:rsidRPr="008F006D">
        <w:rPr>
          <w:noProof/>
        </w:rPr>
        <w:drawing>
          <wp:inline distT="0" distB="0" distL="0" distR="0" wp14:anchorId="61698FC8" wp14:editId="7C64AD83">
            <wp:extent cx="1919417" cy="1415442"/>
            <wp:effectExtent l="0" t="0" r="0" b="0"/>
            <wp:docPr id="916831637"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31637" name="Grafik 1" descr="Ein Bild, das Text, Screenshot enthält.&#10;&#10;KI-generierte Inhalte können fehlerhaft sein."/>
                    <pic:cNvPicPr/>
                  </pic:nvPicPr>
                  <pic:blipFill>
                    <a:blip r:embed="rId12"/>
                    <a:stretch>
                      <a:fillRect/>
                    </a:stretch>
                  </pic:blipFill>
                  <pic:spPr>
                    <a:xfrm>
                      <a:off x="0" y="0"/>
                      <a:ext cx="1963463" cy="1447923"/>
                    </a:xfrm>
                    <a:prstGeom prst="rect">
                      <a:avLst/>
                    </a:prstGeom>
                  </pic:spPr>
                </pic:pic>
              </a:graphicData>
            </a:graphic>
          </wp:inline>
        </w:drawing>
      </w:r>
    </w:p>
    <w:p w14:paraId="2A72A9C9" w14:textId="77777777" w:rsidR="00FE3303" w:rsidRDefault="00E627D0" w:rsidP="00CA37F2">
      <w:pPr>
        <w:tabs>
          <w:tab w:val="left" w:pos="4395"/>
          <w:tab w:val="left" w:pos="6096"/>
        </w:tabs>
        <w:rPr>
          <w:noProof/>
        </w:rPr>
        <w:sectPr w:rsidR="00FE3303">
          <w:footerReference w:type="default" r:id="rId13"/>
          <w:pgSz w:w="11906" w:h="16838"/>
          <w:pgMar w:top="1417" w:right="1417" w:bottom="1134" w:left="1417" w:header="708" w:footer="708" w:gutter="0"/>
          <w:cols w:space="708"/>
          <w:docGrid w:linePitch="360"/>
        </w:sectPr>
      </w:pPr>
      <w:r w:rsidRPr="00E627D0">
        <w:t>Danach kommt ein zweispaltiges Layout</w:t>
      </w:r>
      <w:r w:rsidR="000F2E39">
        <w:t xml:space="preserve"> im &lt;main&gt;</w:t>
      </w:r>
      <w:r w:rsidR="00827CCA">
        <w:t>, das mit</w:t>
      </w:r>
      <w:r w:rsidR="005D2026">
        <w:t xml:space="preserve"> dem w3</w:t>
      </w:r>
      <w:r w:rsidR="00095BBD">
        <w:t>.css</w:t>
      </w:r>
      <w:r w:rsidR="005D2026">
        <w:t xml:space="preserve"> aufgebaut ist. </w:t>
      </w:r>
      <w:r w:rsidR="00827CCA">
        <w:t xml:space="preserve"> </w:t>
      </w:r>
      <w:r w:rsidR="005D2026">
        <w:t>Links steh</w:t>
      </w:r>
      <w:r w:rsidR="00004590">
        <w:t xml:space="preserve">t </w:t>
      </w:r>
      <w:r w:rsidR="005D2026">
        <w:t>Text</w:t>
      </w:r>
      <w:r w:rsidR="00004590">
        <w:t xml:space="preserve"> mit drei Icons</w:t>
      </w:r>
      <w:r w:rsidR="005D2026">
        <w:t xml:space="preserve"> und rechts ein Image. </w:t>
      </w:r>
      <w:r w:rsidR="002778C7">
        <w:t xml:space="preserve">Mit dem css wurde unteranderem </w:t>
      </w:r>
      <w:r w:rsidR="00E56504">
        <w:t>bestimmt, dass der Text im Blocksatz stehen soll.</w:t>
      </w:r>
      <w:r w:rsidR="00E56504">
        <w:br/>
      </w:r>
      <w:r w:rsidR="00E56504" w:rsidRPr="00E56504">
        <w:rPr>
          <w:color w:val="FF0000"/>
        </w:rPr>
        <w:t>index.html</w:t>
      </w:r>
      <w:r w:rsidR="00617480">
        <w:rPr>
          <w:color w:val="FF0000"/>
        </w:rPr>
        <w:tab/>
        <w:t>home.css</w:t>
      </w:r>
      <w:r w:rsidR="008F1AAA">
        <w:rPr>
          <w:color w:val="FF0000"/>
        </w:rPr>
        <w:br/>
      </w:r>
      <w:r w:rsidR="000F2E39" w:rsidRPr="000F2E39">
        <w:rPr>
          <w:noProof/>
          <w:color w:val="FF0000"/>
        </w:rPr>
        <w:drawing>
          <wp:inline distT="0" distB="0" distL="0" distR="0" wp14:anchorId="5857161A" wp14:editId="6C41C4E2">
            <wp:extent cx="2743024" cy="1647568"/>
            <wp:effectExtent l="0" t="0" r="635" b="3810"/>
            <wp:docPr id="699928705" name="Grafik 1" descr="Ein Bild, das Text, Screenshot, Karte Menü,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28705" name="Grafik 1" descr="Ein Bild, das Text, Screenshot, Karte Menü, Schrift enthält.&#10;&#10;KI-generierte Inhalte können fehlerhaft sein."/>
                    <pic:cNvPicPr/>
                  </pic:nvPicPr>
                  <pic:blipFill>
                    <a:blip r:embed="rId14"/>
                    <a:stretch>
                      <a:fillRect/>
                    </a:stretch>
                  </pic:blipFill>
                  <pic:spPr>
                    <a:xfrm>
                      <a:off x="0" y="0"/>
                      <a:ext cx="2792646" cy="1677373"/>
                    </a:xfrm>
                    <a:prstGeom prst="rect">
                      <a:avLst/>
                    </a:prstGeom>
                  </pic:spPr>
                </pic:pic>
              </a:graphicData>
            </a:graphic>
          </wp:inline>
        </w:drawing>
      </w:r>
      <w:r w:rsidR="00617480" w:rsidRPr="00617480">
        <w:rPr>
          <w:noProof/>
        </w:rPr>
        <w:t xml:space="preserve"> </w:t>
      </w:r>
      <w:r w:rsidR="00617480" w:rsidRPr="00617480">
        <w:rPr>
          <w:noProof/>
          <w:color w:val="FF0000"/>
        </w:rPr>
        <w:drawing>
          <wp:inline distT="0" distB="0" distL="0" distR="0" wp14:anchorId="4CBD67EA" wp14:editId="16C3AA75">
            <wp:extent cx="2842054" cy="1841445"/>
            <wp:effectExtent l="0" t="0" r="3175" b="635"/>
            <wp:docPr id="998026710"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26710" name="Grafik 1" descr="Ein Bild, das Text, Screenshot enthält.&#10;&#10;KI-generierte Inhalte können fehlerhaft sein."/>
                    <pic:cNvPicPr/>
                  </pic:nvPicPr>
                  <pic:blipFill>
                    <a:blip r:embed="rId15"/>
                    <a:stretch>
                      <a:fillRect/>
                    </a:stretch>
                  </pic:blipFill>
                  <pic:spPr>
                    <a:xfrm>
                      <a:off x="0" y="0"/>
                      <a:ext cx="2943128" cy="1906934"/>
                    </a:xfrm>
                    <a:prstGeom prst="rect">
                      <a:avLst/>
                    </a:prstGeom>
                  </pic:spPr>
                </pic:pic>
              </a:graphicData>
            </a:graphic>
          </wp:inline>
        </w:drawing>
      </w:r>
      <w:r w:rsidR="00EF368B">
        <w:rPr>
          <w:noProof/>
        </w:rPr>
        <w:br/>
      </w:r>
      <w:r w:rsidR="00EF368B">
        <w:rPr>
          <w:noProof/>
        </w:rPr>
        <w:br/>
        <w:t xml:space="preserve">Darumter </w:t>
      </w:r>
      <w:r w:rsidR="00ED3800">
        <w:rPr>
          <w:noProof/>
        </w:rPr>
        <w:t>steht ein GoogleMaps Fenster, welches mit einem externen Link auf GoogleMaps auf unsere Adresse eingebunden ist.</w:t>
      </w:r>
      <w:r w:rsidR="00ED3800">
        <w:rPr>
          <w:noProof/>
        </w:rPr>
        <w:br/>
      </w:r>
      <w:r w:rsidR="00ED3800" w:rsidRPr="00ED3800">
        <w:rPr>
          <w:noProof/>
          <w:color w:val="FF0000"/>
        </w:rPr>
        <w:t>index.html</w:t>
      </w:r>
      <w:r w:rsidR="00CA37F2">
        <w:rPr>
          <w:noProof/>
          <w:color w:val="FF0000"/>
        </w:rPr>
        <w:tab/>
      </w:r>
      <w:r w:rsidR="00CA37F2">
        <w:rPr>
          <w:noProof/>
          <w:color w:val="FF0000"/>
        </w:rPr>
        <w:tab/>
        <w:t>home.css</w:t>
      </w:r>
      <w:r w:rsidR="00ED3800">
        <w:rPr>
          <w:noProof/>
        </w:rPr>
        <w:br/>
      </w:r>
      <w:r w:rsidR="00ED3800" w:rsidRPr="00ED3800">
        <w:rPr>
          <w:noProof/>
          <w:color w:val="FF0000"/>
        </w:rPr>
        <w:drawing>
          <wp:inline distT="0" distB="0" distL="0" distR="0" wp14:anchorId="3F57ECFA" wp14:editId="503510DA">
            <wp:extent cx="3814119" cy="702955"/>
            <wp:effectExtent l="0" t="0" r="0" b="0"/>
            <wp:docPr id="1446118242"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18242" name="Grafik 1" descr="Ein Bild, das Text, Screenshot, Schrift enthält.&#10;&#10;KI-generierte Inhalte können fehlerhaft sein."/>
                    <pic:cNvPicPr/>
                  </pic:nvPicPr>
                  <pic:blipFill>
                    <a:blip r:embed="rId16"/>
                    <a:stretch>
                      <a:fillRect/>
                    </a:stretch>
                  </pic:blipFill>
                  <pic:spPr>
                    <a:xfrm>
                      <a:off x="0" y="0"/>
                      <a:ext cx="3863827" cy="712116"/>
                    </a:xfrm>
                    <a:prstGeom prst="rect">
                      <a:avLst/>
                    </a:prstGeom>
                  </pic:spPr>
                </pic:pic>
              </a:graphicData>
            </a:graphic>
          </wp:inline>
        </w:drawing>
      </w:r>
      <w:r w:rsidR="00CA37F2" w:rsidRPr="00CA37F2">
        <w:rPr>
          <w:noProof/>
        </w:rPr>
        <w:t xml:space="preserve"> </w:t>
      </w:r>
      <w:r w:rsidR="00CA37F2" w:rsidRPr="00CA37F2">
        <w:rPr>
          <w:noProof/>
          <w:color w:val="FF0000"/>
        </w:rPr>
        <w:drawing>
          <wp:inline distT="0" distB="0" distL="0" distR="0" wp14:anchorId="21AF5766" wp14:editId="693B6800">
            <wp:extent cx="1861752" cy="826009"/>
            <wp:effectExtent l="0" t="0" r="5715" b="0"/>
            <wp:docPr id="2080282260"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82260" name="Grafik 1" descr="Ein Bild, das Text, Screenshot enthält.&#10;&#10;KI-generierte Inhalte können fehlerhaft sein."/>
                    <pic:cNvPicPr/>
                  </pic:nvPicPr>
                  <pic:blipFill>
                    <a:blip r:embed="rId17"/>
                    <a:stretch>
                      <a:fillRect/>
                    </a:stretch>
                  </pic:blipFill>
                  <pic:spPr>
                    <a:xfrm>
                      <a:off x="0" y="0"/>
                      <a:ext cx="1951459" cy="865810"/>
                    </a:xfrm>
                    <a:prstGeom prst="rect">
                      <a:avLst/>
                    </a:prstGeom>
                  </pic:spPr>
                </pic:pic>
              </a:graphicData>
            </a:graphic>
          </wp:inline>
        </w:drawing>
      </w:r>
      <w:r w:rsidR="00CA37F2">
        <w:rPr>
          <w:noProof/>
        </w:rPr>
        <w:br/>
      </w:r>
      <w:r w:rsidR="00CA37F2">
        <w:rPr>
          <w:noProof/>
        </w:rPr>
        <w:br/>
      </w:r>
      <w:r w:rsidR="00C74231">
        <w:rPr>
          <w:noProof/>
        </w:rPr>
        <w:t>Der</w:t>
      </w:r>
      <w:r w:rsidR="00947918">
        <w:rPr>
          <w:noProof/>
        </w:rPr>
        <w:t xml:space="preserve"> Footer wurde </w:t>
      </w:r>
      <w:r w:rsidR="00E67F2A">
        <w:rPr>
          <w:noProof/>
        </w:rPr>
        <w:t xml:space="preserve">mit grosser Hilfe von ChatGPT erstellt, wobei ich aber sagen muss, dass es sehr lange gedauert hat, bis </w:t>
      </w:r>
      <w:r w:rsidR="00227F24">
        <w:rPr>
          <w:noProof/>
        </w:rPr>
        <w:t xml:space="preserve">es endlich so ausgesehen hat, wie es sollte. Wir mussten vieles selbst anpassen und </w:t>
      </w:r>
      <w:r w:rsidR="003D5ADD">
        <w:rPr>
          <w:noProof/>
        </w:rPr>
        <w:t>wiederüberarbeiten.</w:t>
      </w:r>
      <w:r w:rsidR="00CA37F2">
        <w:rPr>
          <w:noProof/>
        </w:rPr>
        <w:br/>
      </w:r>
      <w:r w:rsidR="00E35F21" w:rsidRPr="00E35F21">
        <w:rPr>
          <w:noProof/>
          <w:color w:val="FF0000"/>
        </w:rPr>
        <w:t>index.html</w:t>
      </w:r>
      <w:r w:rsidR="00CA37F2">
        <w:rPr>
          <w:noProof/>
        </w:rPr>
        <w:br/>
      </w:r>
      <w:r w:rsidR="00644F9E" w:rsidRPr="00644F9E">
        <w:rPr>
          <w:noProof/>
          <w:color w:val="FF0000"/>
        </w:rPr>
        <w:drawing>
          <wp:inline distT="0" distB="0" distL="0" distR="0" wp14:anchorId="4E1B0C7E" wp14:editId="3ECFEC9A">
            <wp:extent cx="2866915" cy="1705233"/>
            <wp:effectExtent l="0" t="0" r="3810" b="0"/>
            <wp:docPr id="1895253287"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53287" name="Grafik 1" descr="Ein Bild, das Text, Screenshot enthält.&#10;&#10;KI-generierte Inhalte können fehlerhaft sein."/>
                    <pic:cNvPicPr/>
                  </pic:nvPicPr>
                  <pic:blipFill>
                    <a:blip r:embed="rId18"/>
                    <a:stretch>
                      <a:fillRect/>
                    </a:stretch>
                  </pic:blipFill>
                  <pic:spPr>
                    <a:xfrm>
                      <a:off x="0" y="0"/>
                      <a:ext cx="2931135" cy="1743431"/>
                    </a:xfrm>
                    <a:prstGeom prst="rect">
                      <a:avLst/>
                    </a:prstGeom>
                  </pic:spPr>
                </pic:pic>
              </a:graphicData>
            </a:graphic>
          </wp:inline>
        </w:drawing>
      </w:r>
      <w:r w:rsidR="00C74231" w:rsidRPr="00C74231">
        <w:rPr>
          <w:noProof/>
        </w:rPr>
        <w:t xml:space="preserve"> </w:t>
      </w:r>
      <w:r w:rsidR="00C74231" w:rsidRPr="00C74231">
        <w:rPr>
          <w:noProof/>
        </w:rPr>
        <w:drawing>
          <wp:inline distT="0" distB="0" distL="0" distR="0" wp14:anchorId="737BA97D" wp14:editId="0A035FBA">
            <wp:extent cx="2734962" cy="1195943"/>
            <wp:effectExtent l="0" t="0" r="0" b="0"/>
            <wp:docPr id="1483994290"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94290" name="Grafik 1" descr="Ein Bild, das Text, Screenshot enthält.&#10;&#10;KI-generierte Inhalte können fehlerhaft sein."/>
                    <pic:cNvPicPr/>
                  </pic:nvPicPr>
                  <pic:blipFill>
                    <a:blip r:embed="rId19"/>
                    <a:stretch>
                      <a:fillRect/>
                    </a:stretch>
                  </pic:blipFill>
                  <pic:spPr>
                    <a:xfrm>
                      <a:off x="0" y="0"/>
                      <a:ext cx="2751211" cy="1203048"/>
                    </a:xfrm>
                    <a:prstGeom prst="rect">
                      <a:avLst/>
                    </a:prstGeom>
                  </pic:spPr>
                </pic:pic>
              </a:graphicData>
            </a:graphic>
          </wp:inline>
        </w:drawing>
      </w:r>
      <w:del w:id="0" w:author="Microsoft Word" w:date="2025-06-07T16:47:00Z" w16du:dateUtc="2025-06-07T14:47:00Z">
        <w:r w:rsidR="00471138">
          <w:rPr>
            <w:noProof/>
          </w:rPr>
          <w:br/>
          <w:delText xml:space="preserve">Das css dazu ist im </w:delText>
        </w:r>
        <w:r w:rsidR="00471138" w:rsidRPr="00471138">
          <w:rPr>
            <w:noProof/>
            <w:color w:val="FF0000"/>
          </w:rPr>
          <w:delText>custom.css</w:delText>
        </w:r>
        <w:r w:rsidR="00471138" w:rsidRPr="00471138">
          <w:rPr>
            <w:noProof/>
          </w:rPr>
          <w:delText xml:space="preserve"> </w:delText>
        </w:r>
        <w:r w:rsidR="00752B60">
          <w:rPr>
            <w:noProof/>
            <w:color w:val="000000" w:themeColor="text1"/>
          </w:rPr>
          <w:delText xml:space="preserve">ab Zeile </w:delText>
        </w:r>
        <w:r w:rsidR="0024787D">
          <w:rPr>
            <w:noProof/>
            <w:color w:val="000000" w:themeColor="text1"/>
          </w:rPr>
          <w:delText>91</w:delText>
        </w:r>
        <w:r w:rsidR="00471138" w:rsidRPr="00471138">
          <w:rPr>
            <w:noProof/>
          </w:rPr>
          <w:delText xml:space="preserve"> </w:delText>
        </w:r>
        <w:r w:rsidR="00471138">
          <w:rPr>
            <w:noProof/>
          </w:rPr>
          <w:delText>zu finden (ist sehr lange deshalb kein Screenshot).</w:delText>
        </w:r>
        <w:r w:rsidR="0024787D">
          <w:rPr>
            <w:noProof/>
          </w:rPr>
          <w:br/>
        </w:r>
        <w:r w:rsidR="0024787D">
          <w:rPr>
            <w:noProof/>
          </w:rPr>
          <w:br/>
          <w:delText xml:space="preserve">Die Navigation ist eine sogenannte Hamburgernavigation. </w:delText>
        </w:r>
        <w:r w:rsidR="0041034E">
          <w:rPr>
            <w:noProof/>
          </w:rPr>
          <w:br/>
        </w:r>
      </w:del>
      <w:r w:rsidR="00471138">
        <w:rPr>
          <w:noProof/>
        </w:rPr>
        <w:br/>
        <w:t xml:space="preserve">Das css dazu ist im </w:t>
      </w:r>
      <w:r w:rsidR="00471138" w:rsidRPr="00471138">
        <w:rPr>
          <w:noProof/>
          <w:color w:val="FF0000"/>
        </w:rPr>
        <w:t>custom.css</w:t>
      </w:r>
      <w:r w:rsidR="00752B60">
        <w:rPr>
          <w:noProof/>
        </w:rPr>
        <w:t xml:space="preserve"> </w:t>
      </w:r>
      <w:r w:rsidR="00752B60">
        <w:rPr>
          <w:noProof/>
          <w:color w:val="000000" w:themeColor="text1"/>
        </w:rPr>
        <w:t xml:space="preserve">ab Zeile </w:t>
      </w:r>
      <w:r w:rsidR="0024787D">
        <w:rPr>
          <w:noProof/>
          <w:color w:val="000000" w:themeColor="text1"/>
        </w:rPr>
        <w:t>91</w:t>
      </w:r>
      <w:r w:rsidR="00471138" w:rsidRPr="00471138">
        <w:rPr>
          <w:noProof/>
        </w:rPr>
        <w:t xml:space="preserve"> </w:t>
      </w:r>
      <w:r w:rsidR="00471138">
        <w:rPr>
          <w:noProof/>
        </w:rPr>
        <w:t>zu finden (ist sehr lange deshalb kein Screenshot).</w:t>
      </w:r>
      <w:r w:rsidR="0024787D">
        <w:rPr>
          <w:noProof/>
        </w:rPr>
        <w:br/>
      </w:r>
      <w:r w:rsidR="0024787D">
        <w:rPr>
          <w:noProof/>
        </w:rPr>
        <w:br/>
      </w:r>
    </w:p>
    <w:p w14:paraId="10CC1C9A" w14:textId="450E67FC" w:rsidR="00E56504" w:rsidRPr="00957B6D" w:rsidRDefault="0024787D" w:rsidP="00CA37F2">
      <w:pPr>
        <w:tabs>
          <w:tab w:val="left" w:pos="4395"/>
          <w:tab w:val="left" w:pos="6096"/>
        </w:tabs>
      </w:pPr>
      <w:r>
        <w:rPr>
          <w:noProof/>
        </w:rPr>
        <w:t>Die Navigation ist eine sogenannte Hamburgernavigation.</w:t>
      </w:r>
      <w:r w:rsidR="00F64DC1">
        <w:rPr>
          <w:noProof/>
        </w:rPr>
        <w:t xml:space="preserve"> Das css ist ebenfalls im </w:t>
      </w:r>
      <w:r w:rsidR="00F64DC1" w:rsidRPr="00FE3303">
        <w:rPr>
          <w:noProof/>
          <w:color w:val="FF0000"/>
        </w:rPr>
        <w:t xml:space="preserve">custom.css </w:t>
      </w:r>
      <w:r w:rsidR="00F64DC1">
        <w:rPr>
          <w:noProof/>
        </w:rPr>
        <w:t xml:space="preserve">definiert ab Zeile 14 </w:t>
      </w:r>
      <w:r w:rsidR="00FE3303">
        <w:rPr>
          <w:noProof/>
        </w:rPr>
        <w:t>–</w:t>
      </w:r>
      <w:r w:rsidR="00F64DC1">
        <w:rPr>
          <w:noProof/>
        </w:rPr>
        <w:t xml:space="preserve"> </w:t>
      </w:r>
      <w:r w:rsidR="00AA7555">
        <w:rPr>
          <w:noProof/>
        </w:rPr>
        <w:t>79</w:t>
      </w:r>
      <w:r w:rsidR="00FE3303">
        <w:rPr>
          <w:noProof/>
        </w:rPr>
        <w:t>.</w:t>
      </w:r>
      <w:r w:rsidR="0041034E">
        <w:rPr>
          <w:noProof/>
        </w:rPr>
        <w:br/>
      </w:r>
      <w:r w:rsidR="0041034E" w:rsidRPr="0041034E">
        <w:rPr>
          <w:noProof/>
          <w:color w:val="FF0000"/>
        </w:rPr>
        <w:drawing>
          <wp:inline distT="0" distB="0" distL="0" distR="0" wp14:anchorId="5F623A70" wp14:editId="606F573D">
            <wp:extent cx="3641125" cy="1592190"/>
            <wp:effectExtent l="0" t="0" r="3810" b="0"/>
            <wp:docPr id="59527338"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7338" name="Grafik 1" descr="Ein Bild, das Text, Screenshot enthält.&#10;&#10;KI-generierte Inhalte können fehlerhaft sein."/>
                    <pic:cNvPicPr/>
                  </pic:nvPicPr>
                  <pic:blipFill>
                    <a:blip r:embed="rId19"/>
                    <a:stretch>
                      <a:fillRect/>
                    </a:stretch>
                  </pic:blipFill>
                  <pic:spPr>
                    <a:xfrm>
                      <a:off x="0" y="0"/>
                      <a:ext cx="3786105" cy="1655587"/>
                    </a:xfrm>
                    <a:prstGeom prst="rect">
                      <a:avLst/>
                    </a:prstGeom>
                  </pic:spPr>
                </pic:pic>
              </a:graphicData>
            </a:graphic>
          </wp:inline>
        </w:drawing>
      </w:r>
      <w:r w:rsidR="00957B6D">
        <w:rPr>
          <w:noProof/>
        </w:rPr>
        <w:br/>
      </w:r>
      <w:r w:rsidR="00957B6D">
        <w:rPr>
          <w:noProof/>
        </w:rPr>
        <w:br/>
        <w:t xml:space="preserve">Ebenfallst ist im </w:t>
      </w:r>
      <w:r w:rsidR="00957B6D" w:rsidRPr="0041211A">
        <w:rPr>
          <w:noProof/>
          <w:color w:val="FF0000"/>
        </w:rPr>
        <w:t xml:space="preserve">custom.css </w:t>
      </w:r>
      <w:r w:rsidR="00957B6D">
        <w:rPr>
          <w:noProof/>
        </w:rPr>
        <w:t xml:space="preserve">allgemien Enstellungen wie die Hintergrundfarbe der Websiete (ein leichtes beige-weiss) und die selbstgewählte Schriftart </w:t>
      </w:r>
      <w:r w:rsidR="0041211A">
        <w:rPr>
          <w:noProof/>
        </w:rPr>
        <w:t>definiert.</w:t>
      </w:r>
      <w:r w:rsidR="009472A7">
        <w:rPr>
          <w:noProof/>
        </w:rPr>
        <w:br/>
      </w:r>
      <w:r w:rsidR="009472A7" w:rsidRPr="009472A7">
        <w:rPr>
          <w:noProof/>
        </w:rPr>
        <w:drawing>
          <wp:inline distT="0" distB="0" distL="0" distR="0" wp14:anchorId="54B81247" wp14:editId="46C2093B">
            <wp:extent cx="5760720" cy="1775460"/>
            <wp:effectExtent l="0" t="0" r="5080" b="2540"/>
            <wp:docPr id="14840432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43283" name=""/>
                    <pic:cNvPicPr/>
                  </pic:nvPicPr>
                  <pic:blipFill>
                    <a:blip r:embed="rId20"/>
                    <a:stretch>
                      <a:fillRect/>
                    </a:stretch>
                  </pic:blipFill>
                  <pic:spPr>
                    <a:xfrm>
                      <a:off x="0" y="0"/>
                      <a:ext cx="5760720" cy="1775460"/>
                    </a:xfrm>
                    <a:prstGeom prst="rect">
                      <a:avLst/>
                    </a:prstGeom>
                  </pic:spPr>
                </pic:pic>
              </a:graphicData>
            </a:graphic>
          </wp:inline>
        </w:drawing>
      </w:r>
    </w:p>
    <w:p w14:paraId="0F5A1C75" w14:textId="77777777" w:rsidR="00E56504" w:rsidRPr="00E23FFE" w:rsidRDefault="00E56504" w:rsidP="004D6764">
      <w:pPr>
        <w:pStyle w:val="Subtitle"/>
      </w:pPr>
    </w:p>
    <w:p w14:paraId="1CE8EC4F" w14:textId="77777777" w:rsidR="009472A7" w:rsidRPr="00E23FFE" w:rsidRDefault="009472A7" w:rsidP="004D6764">
      <w:pPr>
        <w:pStyle w:val="Subtitle"/>
        <w:sectPr w:rsidR="009472A7" w:rsidRPr="00E23FFE">
          <w:pgSz w:w="11906" w:h="16838"/>
          <w:pgMar w:top="1417" w:right="1417" w:bottom="1134" w:left="1417" w:header="708" w:footer="708" w:gutter="0"/>
          <w:cols w:space="708"/>
          <w:docGrid w:linePitch="360"/>
        </w:sectPr>
      </w:pPr>
    </w:p>
    <w:p w14:paraId="030D5F22" w14:textId="01720C9A" w:rsidR="004D6764" w:rsidRPr="00302E1D" w:rsidRDefault="006361F1" w:rsidP="004D6764">
      <w:pPr>
        <w:pStyle w:val="Subtitle"/>
      </w:pPr>
      <w:r w:rsidRPr="00302E1D">
        <w:t>Photo</w:t>
      </w:r>
      <w:r w:rsidR="003E7A9F" w:rsidRPr="00302E1D">
        <w:t xml:space="preserve"> G</w:t>
      </w:r>
      <w:r w:rsidRPr="00302E1D">
        <w:t>allery</w:t>
      </w:r>
    </w:p>
    <w:p w14:paraId="61E368DE" w14:textId="0D1F1386" w:rsidR="004D6764" w:rsidRDefault="006E7DF1" w:rsidP="004D6764">
      <w:pPr>
        <w:rPr>
          <w:color w:val="FF0000"/>
        </w:rPr>
      </w:pPr>
      <w:r w:rsidRPr="002860E5">
        <w:t>Die Gallery begin</w:t>
      </w:r>
      <w:r>
        <w:t>nt mit einem Headerbild</w:t>
      </w:r>
      <w:r w:rsidR="00EA5140">
        <w:t>,</w:t>
      </w:r>
      <w:r>
        <w:t xml:space="preserve"> </w:t>
      </w:r>
      <w:r w:rsidR="00E87368">
        <w:t>auf dem ein kurzer Text steht.</w:t>
      </w:r>
      <w:r w:rsidR="006B313C">
        <w:br/>
      </w:r>
      <w:r w:rsidR="0033527E" w:rsidRPr="0033527E">
        <w:rPr>
          <w:color w:val="FF0000"/>
        </w:rPr>
        <w:t>photogallery.html</w:t>
      </w:r>
      <w:r w:rsidR="0033527E">
        <w:rPr>
          <w:color w:val="FF0000"/>
        </w:rPr>
        <w:br/>
      </w:r>
      <w:r w:rsidR="0033527E" w:rsidRPr="0033527E">
        <w:rPr>
          <w:noProof/>
        </w:rPr>
        <w:drawing>
          <wp:inline distT="0" distB="0" distL="0" distR="0" wp14:anchorId="2A80476F" wp14:editId="0B46FABD">
            <wp:extent cx="5901137" cy="1055077"/>
            <wp:effectExtent l="0" t="0" r="4445" b="0"/>
            <wp:docPr id="878244700"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44700" name="Grafik 1" descr="Ein Bild, das Text, Screenshot, Schrift enthält.&#10;&#10;KI-generierte Inhalte können fehlerhaft sein."/>
                    <pic:cNvPicPr/>
                  </pic:nvPicPr>
                  <pic:blipFill>
                    <a:blip r:embed="rId21"/>
                    <a:stretch>
                      <a:fillRect/>
                    </a:stretch>
                  </pic:blipFill>
                  <pic:spPr>
                    <a:xfrm>
                      <a:off x="0" y="0"/>
                      <a:ext cx="6155850" cy="1100618"/>
                    </a:xfrm>
                    <a:prstGeom prst="rect">
                      <a:avLst/>
                    </a:prstGeom>
                  </pic:spPr>
                </pic:pic>
              </a:graphicData>
            </a:graphic>
          </wp:inline>
        </w:drawing>
      </w:r>
    </w:p>
    <w:p w14:paraId="5D95D765" w14:textId="77777777" w:rsidR="00F81F86" w:rsidRDefault="006C2534" w:rsidP="004D6764">
      <w:pPr>
        <w:rPr>
          <w:color w:val="FF0000"/>
        </w:rPr>
      </w:pPr>
      <w:r w:rsidRPr="0033527E">
        <w:rPr>
          <w:color w:val="FF0000"/>
        </w:rPr>
        <w:t>Photogallery</w:t>
      </w:r>
      <w:r>
        <w:rPr>
          <w:color w:val="FF0000"/>
        </w:rPr>
        <w:t>.css (Text über dem Bild)</w:t>
      </w:r>
      <w:r>
        <w:rPr>
          <w:color w:val="FF0000"/>
        </w:rPr>
        <w:br/>
      </w:r>
      <w:r w:rsidR="00BC584E">
        <w:rPr>
          <w:noProof/>
        </w:rPr>
        <w:drawing>
          <wp:inline distT="0" distB="0" distL="0" distR="0" wp14:anchorId="45587F87" wp14:editId="1D7363B8">
            <wp:extent cx="3366197" cy="1286813"/>
            <wp:effectExtent l="0" t="0" r="0" b="0"/>
            <wp:docPr id="2007499097"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99097" name="Grafik 1" descr="Ein Bild, das Text, Screenshot, Schrift enthält.&#10;&#10;KI-generierte Inhalte können fehlerhaft sein."/>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99597" cy="1299581"/>
                    </a:xfrm>
                    <a:prstGeom prst="rect">
                      <a:avLst/>
                    </a:prstGeom>
                  </pic:spPr>
                </pic:pic>
              </a:graphicData>
            </a:graphic>
          </wp:inline>
        </w:drawing>
      </w:r>
      <w:r w:rsidR="00BC584E">
        <w:rPr>
          <w:color w:val="FF0000"/>
        </w:rPr>
        <w:br/>
      </w:r>
      <w:r w:rsidR="00BC584E">
        <w:rPr>
          <w:color w:val="FF0000"/>
        </w:rPr>
        <w:br/>
      </w:r>
      <w:r w:rsidR="002011CC">
        <w:t>Der h1 Titel hat wie bei der Seite Booking eine underline welche eingeblendet wird.</w:t>
      </w:r>
      <w:r w:rsidR="00F81F86">
        <w:br/>
      </w:r>
      <w:r w:rsidR="00F81F86" w:rsidRPr="0033527E">
        <w:rPr>
          <w:color w:val="FF0000"/>
        </w:rPr>
        <w:t>photogallery.html</w:t>
      </w:r>
      <w:r w:rsidR="002011CC">
        <w:br/>
      </w:r>
      <w:r w:rsidR="00F81F86">
        <w:rPr>
          <w:noProof/>
        </w:rPr>
        <w:drawing>
          <wp:inline distT="0" distB="0" distL="0" distR="0" wp14:anchorId="3261BE9E" wp14:editId="7E3B6FB4">
            <wp:extent cx="5760720" cy="670560"/>
            <wp:effectExtent l="0" t="0" r="5080" b="2540"/>
            <wp:docPr id="196023486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34868" name="Grafik 1960234868"/>
                    <pic:cNvPicPr/>
                  </pic:nvPicPr>
                  <pic:blipFill>
                    <a:blip r:embed="rId23">
                      <a:extLst>
                        <a:ext uri="{28A0092B-C50C-407E-A947-70E740481C1C}">
                          <a14:useLocalDpi xmlns:a14="http://schemas.microsoft.com/office/drawing/2010/main" val="0"/>
                        </a:ext>
                      </a:extLst>
                    </a:blip>
                    <a:stretch>
                      <a:fillRect/>
                    </a:stretch>
                  </pic:blipFill>
                  <pic:spPr>
                    <a:xfrm>
                      <a:off x="0" y="0"/>
                      <a:ext cx="5760720" cy="670560"/>
                    </a:xfrm>
                    <a:prstGeom prst="rect">
                      <a:avLst/>
                    </a:prstGeom>
                  </pic:spPr>
                </pic:pic>
              </a:graphicData>
            </a:graphic>
          </wp:inline>
        </w:drawing>
      </w:r>
    </w:p>
    <w:p w14:paraId="4201D0B4" w14:textId="01E7DC9D" w:rsidR="00C9131D" w:rsidRPr="00B24DD8" w:rsidRDefault="00F81F86" w:rsidP="00C9131D">
      <w:pPr>
        <w:rPr>
          <w:color w:val="000000" w:themeColor="text1"/>
        </w:rPr>
      </w:pPr>
      <w:r w:rsidRPr="0033527E">
        <w:rPr>
          <w:color w:val="FF0000"/>
        </w:rPr>
        <w:t>Photogallery</w:t>
      </w:r>
      <w:r>
        <w:rPr>
          <w:color w:val="FF0000"/>
        </w:rPr>
        <w:t>.css (Animation von Linie)</w:t>
      </w:r>
      <w:r>
        <w:rPr>
          <w:color w:val="FF0000"/>
        </w:rPr>
        <w:br/>
      </w:r>
      <w:r w:rsidR="00E4430E">
        <w:rPr>
          <w:noProof/>
        </w:rPr>
        <w:drawing>
          <wp:inline distT="0" distB="0" distL="0" distR="0" wp14:anchorId="0B566AF0" wp14:editId="79F74087">
            <wp:extent cx="3627455" cy="1343102"/>
            <wp:effectExtent l="0" t="0" r="5080" b="3175"/>
            <wp:docPr id="16669362" name="Grafik 3"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362" name="Grafik 3" descr="Ein Bild, das Text, Screenshot, Schrift enthält.&#10;&#10;KI-generierte Inhalte können fehlerhaft sein."/>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54653" cy="1353172"/>
                    </a:xfrm>
                    <a:prstGeom prst="rect">
                      <a:avLst/>
                    </a:prstGeom>
                  </pic:spPr>
                </pic:pic>
              </a:graphicData>
            </a:graphic>
          </wp:inline>
        </w:drawing>
      </w:r>
      <w:r w:rsidR="00E22FEA">
        <w:rPr>
          <w:color w:val="FF0000"/>
        </w:rPr>
        <w:br/>
      </w:r>
      <w:r w:rsidR="00E22FEA" w:rsidRPr="00B24DD8">
        <w:rPr>
          <w:color w:val="000000" w:themeColor="text1"/>
        </w:rPr>
        <w:br/>
      </w:r>
      <w:r w:rsidR="000A1018" w:rsidRPr="00B24DD8">
        <w:rPr>
          <w:color w:val="000000" w:themeColor="text1"/>
        </w:rPr>
        <w:t>Danach ist die ganze Fotogallerie</w:t>
      </w:r>
      <w:r w:rsidR="00767581" w:rsidRPr="00B24DD8">
        <w:rPr>
          <w:color w:val="000000" w:themeColor="text1"/>
        </w:rPr>
        <w:t xml:space="preserve"> aus w3 Spalten </w:t>
      </w:r>
      <w:r w:rsidR="002D1741" w:rsidRPr="00B24DD8">
        <w:rPr>
          <w:color w:val="000000" w:themeColor="text1"/>
        </w:rPr>
        <w:t>zusammengse</w:t>
      </w:r>
      <w:r w:rsidR="00AE45FD" w:rsidRPr="00B24DD8">
        <w:rPr>
          <w:color w:val="000000" w:themeColor="text1"/>
        </w:rPr>
        <w:t>tzt.</w:t>
      </w:r>
    </w:p>
    <w:p w14:paraId="5E592FB7" w14:textId="77777777" w:rsidR="001D61B7" w:rsidRDefault="008C1B54" w:rsidP="008C1B54">
      <w:pPr>
        <w:pStyle w:val="ListParagraph"/>
        <w:numPr>
          <w:ilvl w:val="0"/>
          <w:numId w:val="12"/>
        </w:numPr>
        <w:rPr>
          <w:color w:val="FF0000"/>
        </w:rPr>
        <w:sectPr w:rsidR="001D61B7">
          <w:pgSz w:w="11906" w:h="16838"/>
          <w:pgMar w:top="1417" w:right="1417" w:bottom="1134" w:left="1417" w:header="708" w:footer="708" w:gutter="0"/>
          <w:cols w:space="708"/>
          <w:docGrid w:linePitch="360"/>
        </w:sectPr>
      </w:pPr>
      <w:r w:rsidRPr="00B24DD8">
        <w:rPr>
          <w:color w:val="000000" w:themeColor="text1"/>
        </w:rPr>
        <w:t>Zwei Bilder die auch in der mobile-Version nebeneinander dargestellt werden.</w:t>
      </w:r>
      <w:r w:rsidRPr="00B24DD8">
        <w:rPr>
          <w:color w:val="000000" w:themeColor="text1"/>
        </w:rPr>
        <w:br/>
      </w:r>
      <w:r w:rsidRPr="00B24DD8">
        <w:rPr>
          <w:color w:val="FF0000"/>
        </w:rPr>
        <w:t>photogallery.html</w:t>
      </w:r>
      <w:r w:rsidRPr="00B24DD8">
        <w:rPr>
          <w:color w:val="000000" w:themeColor="text1"/>
        </w:rPr>
        <w:br/>
      </w:r>
      <w:r w:rsidR="007A41F0">
        <w:rPr>
          <w:noProof/>
          <w:color w:val="FF0000"/>
        </w:rPr>
        <w:drawing>
          <wp:inline distT="0" distB="0" distL="0" distR="0" wp14:anchorId="072BF557" wp14:editId="6ED8B121">
            <wp:extent cx="5760720" cy="1073785"/>
            <wp:effectExtent l="0" t="0" r="5080" b="5715"/>
            <wp:docPr id="651846926" name="Grafik 4"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46926" name="Grafik 4" descr="Ein Bild, das Text, Screenshot, Schrift enthält.&#10;&#10;KI-generierte Inhalte können fehlerhaft sein."/>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1073785"/>
                    </a:xfrm>
                    <a:prstGeom prst="rect">
                      <a:avLst/>
                    </a:prstGeom>
                  </pic:spPr>
                </pic:pic>
              </a:graphicData>
            </a:graphic>
          </wp:inline>
        </w:drawing>
      </w:r>
      <w:r>
        <w:rPr>
          <w:color w:val="FF0000"/>
        </w:rPr>
        <w:br/>
      </w:r>
    </w:p>
    <w:p w14:paraId="303A994D" w14:textId="286C5081" w:rsidR="00B24DD8" w:rsidRDefault="00683038" w:rsidP="00B24DD8">
      <w:pPr>
        <w:pStyle w:val="ListParagraph"/>
        <w:rPr>
          <w:color w:val="000000" w:themeColor="text1"/>
        </w:rPr>
      </w:pPr>
      <w:r w:rsidRPr="00683038">
        <w:rPr>
          <w:color w:val="FF0000"/>
        </w:rPr>
        <w:t>photogallery.css</w:t>
      </w:r>
      <w:r w:rsidR="001D61B7">
        <w:rPr>
          <w:color w:val="FF0000"/>
        </w:rPr>
        <w:t xml:space="preserve"> </w:t>
      </w:r>
      <w:r w:rsidR="001D61B7" w:rsidRPr="001D61B7">
        <w:rPr>
          <w:color w:val="000000" w:themeColor="text1"/>
        </w:rPr>
        <w:t>(.always-half bestimmt, dass es auch in der mobile-Version 50% zu 50% ist)</w:t>
      </w:r>
      <w:r w:rsidR="0059696F" w:rsidRPr="001D61B7">
        <w:rPr>
          <w:noProof/>
          <w:color w:val="000000" w:themeColor="text1"/>
        </w:rPr>
        <w:br/>
      </w:r>
      <w:r w:rsidR="0059696F">
        <w:rPr>
          <w:noProof/>
          <w:color w:val="000000" w:themeColor="text1"/>
        </w:rPr>
        <w:drawing>
          <wp:inline distT="0" distB="0" distL="0" distR="0" wp14:anchorId="3AC02D7D" wp14:editId="4469B41E">
            <wp:extent cx="3568700" cy="1397000"/>
            <wp:effectExtent l="0" t="0" r="0" b="0"/>
            <wp:docPr id="1912346021" name="Grafik 5" descr="Ein Bild, das Text, Schrift, Screenshot, Hand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46021" name="Grafik 5" descr="Ein Bild, das Text, Schrift, Screenshot, Handschrift enthält.&#10;&#10;KI-generierte Inhalte können fehlerhaft sein."/>
                    <pic:cNvPicPr/>
                  </pic:nvPicPr>
                  <pic:blipFill>
                    <a:blip r:embed="rId26">
                      <a:extLst>
                        <a:ext uri="{28A0092B-C50C-407E-A947-70E740481C1C}">
                          <a14:useLocalDpi xmlns:a14="http://schemas.microsoft.com/office/drawing/2010/main" val="0"/>
                        </a:ext>
                      </a:extLst>
                    </a:blip>
                    <a:stretch>
                      <a:fillRect/>
                    </a:stretch>
                  </pic:blipFill>
                  <pic:spPr>
                    <a:xfrm>
                      <a:off x="0" y="0"/>
                      <a:ext cx="3568700" cy="1397000"/>
                    </a:xfrm>
                    <a:prstGeom prst="rect">
                      <a:avLst/>
                    </a:prstGeom>
                  </pic:spPr>
                </pic:pic>
              </a:graphicData>
            </a:graphic>
          </wp:inline>
        </w:drawing>
      </w:r>
    </w:p>
    <w:p w14:paraId="1F4F10FA" w14:textId="77777777" w:rsidR="00B24DD8" w:rsidRDefault="00B24DD8" w:rsidP="00B24DD8">
      <w:pPr>
        <w:pStyle w:val="ListParagraph"/>
        <w:rPr>
          <w:color w:val="000000" w:themeColor="text1"/>
        </w:rPr>
      </w:pPr>
    </w:p>
    <w:p w14:paraId="5584A3D8" w14:textId="77777777" w:rsidR="00B24DD8" w:rsidRDefault="00B24DD8" w:rsidP="00B24DD8">
      <w:pPr>
        <w:pStyle w:val="ListParagraph"/>
        <w:rPr>
          <w:color w:val="000000" w:themeColor="text1"/>
        </w:rPr>
      </w:pPr>
    </w:p>
    <w:p w14:paraId="496AD12F" w14:textId="197FED2D" w:rsidR="00B24DD8" w:rsidRDefault="00846FB2" w:rsidP="00AC7808">
      <w:pPr>
        <w:pStyle w:val="ListParagraph"/>
        <w:numPr>
          <w:ilvl w:val="0"/>
          <w:numId w:val="12"/>
        </w:numPr>
        <w:rPr>
          <w:color w:val="000000" w:themeColor="text1"/>
        </w:rPr>
      </w:pPr>
      <w:r>
        <w:rPr>
          <w:color w:val="000000" w:themeColor="text1"/>
        </w:rPr>
        <w:t>Drei Bilder 25% | 50% | 25</w:t>
      </w:r>
      <w:r w:rsidR="00AC7808">
        <w:rPr>
          <w:color w:val="000000" w:themeColor="text1"/>
        </w:rPr>
        <w:t>%, in der mobile-Version stehen alle untereinander.</w:t>
      </w:r>
      <w:r w:rsidR="00AC7808">
        <w:rPr>
          <w:color w:val="000000" w:themeColor="text1"/>
        </w:rPr>
        <w:br/>
      </w:r>
      <w:r w:rsidR="00AC7808" w:rsidRPr="00AC7808">
        <w:rPr>
          <w:color w:val="FF0000"/>
        </w:rPr>
        <w:t>photogallery.html</w:t>
      </w:r>
      <w:r w:rsidR="00AC7808">
        <w:rPr>
          <w:color w:val="000000" w:themeColor="text1"/>
        </w:rPr>
        <w:br/>
      </w:r>
      <w:r w:rsidR="00AC7808">
        <w:rPr>
          <w:noProof/>
          <w:color w:val="000000" w:themeColor="text1"/>
        </w:rPr>
        <w:drawing>
          <wp:inline distT="0" distB="0" distL="0" distR="0" wp14:anchorId="626A64E5" wp14:editId="3D8E87AD">
            <wp:extent cx="5760720" cy="1357630"/>
            <wp:effectExtent l="0" t="0" r="5080" b="1270"/>
            <wp:docPr id="1547688583" name="Grafik 6"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88583" name="Grafik 6" descr="Ein Bild, das Text, Screenshot, Schrift enthält.&#10;&#10;KI-generierte Inhalte können fehlerhaft sein."/>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1357630"/>
                    </a:xfrm>
                    <a:prstGeom prst="rect">
                      <a:avLst/>
                    </a:prstGeom>
                  </pic:spPr>
                </pic:pic>
              </a:graphicData>
            </a:graphic>
          </wp:inline>
        </w:drawing>
      </w:r>
      <w:r w:rsidR="00AC7808">
        <w:rPr>
          <w:color w:val="000000" w:themeColor="text1"/>
        </w:rPr>
        <w:br/>
      </w:r>
      <w:r w:rsidR="00AC7808" w:rsidRPr="00AC7808">
        <w:rPr>
          <w:color w:val="FF0000"/>
        </w:rPr>
        <w:t>photogallery.css</w:t>
      </w:r>
      <w:r w:rsidR="00AC7808">
        <w:rPr>
          <w:color w:val="000000" w:themeColor="text1"/>
        </w:rPr>
        <w:br/>
      </w:r>
      <w:r w:rsidR="00CD60EF">
        <w:rPr>
          <w:noProof/>
          <w:color w:val="000000" w:themeColor="text1"/>
        </w:rPr>
        <w:drawing>
          <wp:inline distT="0" distB="0" distL="0" distR="0" wp14:anchorId="3A3ECCB0" wp14:editId="3F07998E">
            <wp:extent cx="2522137" cy="1113219"/>
            <wp:effectExtent l="0" t="0" r="5715" b="4445"/>
            <wp:docPr id="52121255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12552" name="Grafik 521212552"/>
                    <pic:cNvPicPr/>
                  </pic:nvPicPr>
                  <pic:blipFill>
                    <a:blip r:embed="rId28">
                      <a:extLst>
                        <a:ext uri="{28A0092B-C50C-407E-A947-70E740481C1C}">
                          <a14:useLocalDpi xmlns:a14="http://schemas.microsoft.com/office/drawing/2010/main" val="0"/>
                        </a:ext>
                      </a:extLst>
                    </a:blip>
                    <a:stretch>
                      <a:fillRect/>
                    </a:stretch>
                  </pic:blipFill>
                  <pic:spPr>
                    <a:xfrm>
                      <a:off x="0" y="0"/>
                      <a:ext cx="2601224" cy="1148126"/>
                    </a:xfrm>
                    <a:prstGeom prst="rect">
                      <a:avLst/>
                    </a:prstGeom>
                  </pic:spPr>
                </pic:pic>
              </a:graphicData>
            </a:graphic>
          </wp:inline>
        </w:drawing>
      </w:r>
    </w:p>
    <w:p w14:paraId="2140F1BC" w14:textId="77777777" w:rsidR="00C47EAA" w:rsidRDefault="00C47EAA" w:rsidP="00C47EAA">
      <w:pPr>
        <w:pStyle w:val="ListParagraph"/>
        <w:rPr>
          <w:color w:val="000000" w:themeColor="text1"/>
        </w:rPr>
      </w:pPr>
    </w:p>
    <w:p w14:paraId="6C4EBCD1" w14:textId="2949A1D0" w:rsidR="00C47EAA" w:rsidRPr="00AC7808" w:rsidRDefault="009C781E" w:rsidP="00C47EAA">
      <w:pPr>
        <w:pStyle w:val="ListParagraph"/>
        <w:numPr>
          <w:ilvl w:val="0"/>
          <w:numId w:val="12"/>
        </w:numPr>
        <w:rPr>
          <w:color w:val="000000" w:themeColor="text1"/>
        </w:rPr>
      </w:pPr>
      <w:r>
        <w:rPr>
          <w:color w:val="000000" w:themeColor="text1"/>
        </w:rPr>
        <w:t xml:space="preserve">Vier Spalten, </w:t>
      </w:r>
      <w:r w:rsidR="004D5CD1">
        <w:rPr>
          <w:color w:val="000000" w:themeColor="text1"/>
        </w:rPr>
        <w:t xml:space="preserve">beim Tablet gibt es 2 Spalten und </w:t>
      </w:r>
      <w:r>
        <w:rPr>
          <w:color w:val="000000" w:themeColor="text1"/>
        </w:rPr>
        <w:t>in der mobile-Version</w:t>
      </w:r>
      <w:r w:rsidR="00322837">
        <w:rPr>
          <w:color w:val="000000" w:themeColor="text1"/>
        </w:rPr>
        <w:t xml:space="preserve"> stehen die Bilder untereinander.</w:t>
      </w:r>
      <w:r w:rsidR="00322837">
        <w:rPr>
          <w:color w:val="000000" w:themeColor="text1"/>
        </w:rPr>
        <w:br/>
      </w:r>
      <w:r w:rsidR="00322837" w:rsidRPr="00322837">
        <w:rPr>
          <w:color w:val="FF0000"/>
        </w:rPr>
        <w:t>photogallery.html</w:t>
      </w:r>
      <w:r w:rsidR="00322837">
        <w:rPr>
          <w:color w:val="000000" w:themeColor="text1"/>
        </w:rPr>
        <w:br/>
      </w:r>
      <w:r w:rsidR="00322837">
        <w:rPr>
          <w:noProof/>
          <w:color w:val="000000" w:themeColor="text1"/>
        </w:rPr>
        <w:drawing>
          <wp:inline distT="0" distB="0" distL="0" distR="0" wp14:anchorId="75458C69" wp14:editId="3FB2E8F6">
            <wp:extent cx="4300695" cy="1262428"/>
            <wp:effectExtent l="0" t="0" r="5080" b="0"/>
            <wp:docPr id="81891246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12461" name="Grafik 81891246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19278" cy="1267883"/>
                    </a:xfrm>
                    <a:prstGeom prst="rect">
                      <a:avLst/>
                    </a:prstGeom>
                  </pic:spPr>
                </pic:pic>
              </a:graphicData>
            </a:graphic>
          </wp:inline>
        </w:drawing>
      </w:r>
      <w:r w:rsidR="00322837">
        <w:rPr>
          <w:color w:val="FF0000"/>
        </w:rPr>
        <w:br/>
        <w:t>photogallery.css</w:t>
      </w:r>
      <w:r w:rsidR="00322837">
        <w:rPr>
          <w:color w:val="FF0000"/>
        </w:rPr>
        <w:br/>
      </w:r>
      <w:r w:rsidR="00921023">
        <w:rPr>
          <w:noProof/>
          <w:color w:val="000000" w:themeColor="text1"/>
        </w:rPr>
        <w:drawing>
          <wp:inline distT="0" distB="0" distL="0" distR="0" wp14:anchorId="005D10FA" wp14:editId="3F5875FB">
            <wp:extent cx="3290674" cy="1085222"/>
            <wp:effectExtent l="0" t="0" r="0" b="0"/>
            <wp:docPr id="31922992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29929" name="Grafik 319229929"/>
                    <pic:cNvPicPr/>
                  </pic:nvPicPr>
                  <pic:blipFill>
                    <a:blip r:embed="rId30">
                      <a:extLst>
                        <a:ext uri="{28A0092B-C50C-407E-A947-70E740481C1C}">
                          <a14:useLocalDpi xmlns:a14="http://schemas.microsoft.com/office/drawing/2010/main" val="0"/>
                        </a:ext>
                      </a:extLst>
                    </a:blip>
                    <a:stretch>
                      <a:fillRect/>
                    </a:stretch>
                  </pic:blipFill>
                  <pic:spPr>
                    <a:xfrm>
                      <a:off x="0" y="0"/>
                      <a:ext cx="3455426" cy="1139555"/>
                    </a:xfrm>
                    <a:prstGeom prst="rect">
                      <a:avLst/>
                    </a:prstGeom>
                  </pic:spPr>
                </pic:pic>
              </a:graphicData>
            </a:graphic>
          </wp:inline>
        </w:drawing>
      </w:r>
    </w:p>
    <w:p w14:paraId="58EC7D13" w14:textId="655FF257" w:rsidR="003E7A9F" w:rsidRPr="00302E1D" w:rsidRDefault="003E7A9F" w:rsidP="004D6764">
      <w:pPr>
        <w:pStyle w:val="Subtitle"/>
      </w:pPr>
      <w:r w:rsidRPr="00302E1D">
        <w:t>Booking</w:t>
      </w:r>
    </w:p>
    <w:p w14:paraId="01675483" w14:textId="51D0A72F" w:rsidR="00E663BE" w:rsidRDefault="00CF003A" w:rsidP="004D6764">
      <w:r w:rsidRPr="00CF003A">
        <w:t>Angefangen habe ich mit d</w:t>
      </w:r>
      <w:r>
        <w:t xml:space="preserve">em Titel. Da, </w:t>
      </w:r>
      <w:r w:rsidR="00511135">
        <w:t xml:space="preserve">die Navigation und der Footer schon drinnen war. </w:t>
      </w:r>
      <w:r w:rsidR="00E23FFE">
        <w:t xml:space="preserve">Unter dem Titel habe ich eine </w:t>
      </w:r>
      <w:r w:rsidR="00E663BE">
        <w:t>Linie hin platziert.</w:t>
      </w:r>
      <w:r w:rsidR="00816BD4">
        <w:t xml:space="preserve"> </w:t>
      </w:r>
      <w:r w:rsidR="00E73D32">
        <w:t>Die Animation habe ich mit Hilfe von Chat</w:t>
      </w:r>
      <w:r w:rsidR="00414264">
        <w:t>G</w:t>
      </w:r>
      <w:r w:rsidR="00E73D32">
        <w:t xml:space="preserve">pt gemacht. </w:t>
      </w:r>
      <w:r w:rsidR="00414264">
        <w:t xml:space="preserve">Da, ich wollte das die Linie sich von der Mitte aus nach links und rechts erweitert. </w:t>
      </w:r>
    </w:p>
    <w:p w14:paraId="5AB8D2A9" w14:textId="3C444402" w:rsidR="004D6764" w:rsidRPr="00816BD4" w:rsidRDefault="00E663BE" w:rsidP="004D6764">
      <w:pPr>
        <w:rPr>
          <w:color w:val="FF0000"/>
        </w:rPr>
      </w:pPr>
      <w:r w:rsidRPr="00816BD4">
        <w:rPr>
          <w:color w:val="FF0000"/>
        </w:rPr>
        <w:t xml:space="preserve">Html:  </w:t>
      </w:r>
      <w:r w:rsidR="00F97925" w:rsidRPr="00816BD4">
        <w:rPr>
          <w:color w:val="FF0000"/>
        </w:rPr>
        <w:t>Zeile:</w:t>
      </w:r>
      <w:r w:rsidR="00816BD4" w:rsidRPr="00816BD4">
        <w:rPr>
          <w:color w:val="FF0000"/>
        </w:rPr>
        <w:t>45</w:t>
      </w:r>
      <w:r w:rsidR="00DF04A1">
        <w:rPr>
          <w:color w:val="FF0000"/>
        </w:rPr>
        <w:tab/>
      </w:r>
      <w:r w:rsidR="00DF04A1">
        <w:rPr>
          <w:color w:val="FF0000"/>
        </w:rPr>
        <w:tab/>
      </w:r>
      <w:r w:rsidR="00DF04A1">
        <w:rPr>
          <w:color w:val="FF0000"/>
        </w:rPr>
        <w:tab/>
      </w:r>
      <w:r w:rsidR="00DF04A1">
        <w:rPr>
          <w:color w:val="FF0000"/>
        </w:rPr>
        <w:tab/>
        <w:t xml:space="preserve">Css: Zeile: </w:t>
      </w:r>
      <w:r w:rsidR="001473AD">
        <w:rPr>
          <w:color w:val="FF0000"/>
        </w:rPr>
        <w:t>26-</w:t>
      </w:r>
      <w:r w:rsidR="00EC488B">
        <w:rPr>
          <w:color w:val="FF0000"/>
        </w:rPr>
        <w:t>4</w:t>
      </w:r>
      <w:r w:rsidR="00894786">
        <w:rPr>
          <w:color w:val="FF0000"/>
        </w:rPr>
        <w:t>5</w:t>
      </w:r>
    </w:p>
    <w:p w14:paraId="7C5FB40D" w14:textId="1ED84AF0" w:rsidR="004D6764" w:rsidRPr="00CF003A" w:rsidRDefault="00E73D32" w:rsidP="004D6764">
      <w:r w:rsidRPr="00E73D32">
        <w:rPr>
          <w:noProof/>
        </w:rPr>
        <w:drawing>
          <wp:inline distT="0" distB="0" distL="0" distR="0" wp14:anchorId="6ABFA2D7" wp14:editId="25281FD2">
            <wp:extent cx="2139762" cy="2139762"/>
            <wp:effectExtent l="0" t="0" r="0" b="0"/>
            <wp:docPr id="1662704285"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04285" name="Grafik 1" descr="Ein Bild, das Text, Screenshot enthält.&#10;&#10;KI-generierte Inhalte können fehlerhaft sein."/>
                    <pic:cNvPicPr/>
                  </pic:nvPicPr>
                  <pic:blipFill>
                    <a:blip r:embed="rId31"/>
                    <a:stretch>
                      <a:fillRect/>
                    </a:stretch>
                  </pic:blipFill>
                  <pic:spPr>
                    <a:xfrm>
                      <a:off x="0" y="0"/>
                      <a:ext cx="2154833" cy="2154833"/>
                    </a:xfrm>
                    <a:prstGeom prst="rect">
                      <a:avLst/>
                    </a:prstGeom>
                  </pic:spPr>
                </pic:pic>
              </a:graphicData>
            </a:graphic>
          </wp:inline>
        </w:drawing>
      </w:r>
      <w:r w:rsidR="00F97925" w:rsidRPr="00F97925">
        <w:rPr>
          <w:noProof/>
        </w:rPr>
        <w:drawing>
          <wp:anchor distT="0" distB="0" distL="114300" distR="114300" simplePos="0" relativeHeight="251658241" behindDoc="0" locked="0" layoutInCell="1" allowOverlap="1" wp14:anchorId="0863409A" wp14:editId="382E0F37">
            <wp:simplePos x="0" y="0"/>
            <wp:positionH relativeFrom="margin">
              <wp:align>left</wp:align>
            </wp:positionH>
            <wp:positionV relativeFrom="paragraph">
              <wp:posOffset>1270</wp:posOffset>
            </wp:positionV>
            <wp:extent cx="2261235" cy="1207135"/>
            <wp:effectExtent l="0" t="0" r="5715" b="0"/>
            <wp:wrapSquare wrapText="bothSides"/>
            <wp:docPr id="2007473200"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73200" name="Grafik 1" descr="Ein Bild, das Text, Screenshot, Schrift enthält.&#10;&#10;KI-generierte Inhalte können fehlerhaft sein."/>
                    <pic:cNvPicPr/>
                  </pic:nvPicPr>
                  <pic:blipFill rotWithShape="1">
                    <a:blip r:embed="rId32" cstate="print">
                      <a:extLst>
                        <a:ext uri="{28A0092B-C50C-407E-A947-70E740481C1C}">
                          <a14:useLocalDpi xmlns:a14="http://schemas.microsoft.com/office/drawing/2010/main" val="0"/>
                        </a:ext>
                      </a:extLst>
                    </a:blip>
                    <a:srcRect r="36774"/>
                    <a:stretch/>
                  </pic:blipFill>
                  <pic:spPr bwMode="auto">
                    <a:xfrm>
                      <a:off x="0" y="0"/>
                      <a:ext cx="2261569" cy="1207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7976AC2" w14:textId="77777777" w:rsidR="008B67D0" w:rsidRDefault="008B67D0" w:rsidP="008B67D0"/>
    <w:p w14:paraId="3A413536" w14:textId="5B7FBFCB" w:rsidR="008B67D0" w:rsidRDefault="00481162" w:rsidP="008B67D0">
      <w:r>
        <w:t xml:space="preserve">Unter der Linie habe ich einen kleinen Untertitel gemacht: </w:t>
      </w:r>
      <w:r w:rsidR="008B67D0" w:rsidRPr="008B67D0">
        <w:t xml:space="preserve">Bist du </w:t>
      </w:r>
      <w:r w:rsidR="00B7347A" w:rsidRPr="008B67D0">
        <w:t>Ready</w:t>
      </w:r>
      <w:r w:rsidR="008B67D0" w:rsidRPr="008B67D0">
        <w:t xml:space="preserve">, </w:t>
      </w:r>
      <w:r w:rsidR="00B7347A" w:rsidRPr="008B67D0">
        <w:t>König</w:t>
      </w:r>
      <w:r w:rsidR="00B7347A">
        <w:t>/</w:t>
      </w:r>
      <w:r w:rsidR="00F9208A">
        <w:t>I</w:t>
      </w:r>
      <w:r w:rsidR="00B7347A" w:rsidRPr="008B67D0">
        <w:t>n</w:t>
      </w:r>
      <w:r w:rsidR="008B67D0" w:rsidRPr="008B67D0">
        <w:t xml:space="preserve"> der Wellen zu werden?</w:t>
      </w:r>
      <w:r w:rsidR="008B67D0">
        <w:t xml:space="preserve"> </w:t>
      </w:r>
      <w:r w:rsidR="008B67D0" w:rsidRPr="008B67D0">
        <w:t xml:space="preserve">Melde dich jetzt </w:t>
      </w:r>
      <w:r w:rsidR="008B67D0">
        <w:t>unter</w:t>
      </w:r>
      <w:r w:rsidR="008B67D0" w:rsidRPr="008B67D0">
        <w:t xml:space="preserve"> diesem Formular an</w:t>
      </w:r>
      <w:r w:rsidR="008B67D0">
        <w:t>!</w:t>
      </w:r>
    </w:p>
    <w:p w14:paraId="6245BB60" w14:textId="5DB4DB6C" w:rsidR="00004D03" w:rsidRDefault="00E0701B" w:rsidP="008B67D0">
      <w:r>
        <w:t xml:space="preserve">Dem Text habe ich eine kleine opacity </w:t>
      </w:r>
      <w:r w:rsidR="00DF1407">
        <w:t>gegeben,</w:t>
      </w:r>
      <w:r>
        <w:t xml:space="preserve"> so </w:t>
      </w:r>
      <w:r w:rsidR="007D66AC">
        <w:t>dass</w:t>
      </w:r>
      <w:r w:rsidR="00742E62">
        <w:t xml:space="preserve"> er ein bisschen durchsichtig ist </w:t>
      </w:r>
      <w:r w:rsidR="0026503F">
        <w:t xml:space="preserve">für einen extra touch. </w:t>
      </w:r>
    </w:p>
    <w:p w14:paraId="7B63CE08" w14:textId="77777777" w:rsidR="00E15BCA" w:rsidRDefault="00E15BCA" w:rsidP="008B67D0"/>
    <w:p w14:paraId="671E56AA" w14:textId="77777777" w:rsidR="008320D2" w:rsidRDefault="007D66AC" w:rsidP="008B67D0">
      <w:r>
        <w:t xml:space="preserve">Unter dem Untertitel beginnt aber auch schon das eigentliche, das Formular. </w:t>
      </w:r>
      <w:r w:rsidR="00A0250E">
        <w:t xml:space="preserve"> </w:t>
      </w:r>
    </w:p>
    <w:p w14:paraId="51EEDD7C" w14:textId="5685ED32" w:rsidR="00274EFC" w:rsidRDefault="00B7347A" w:rsidP="008B67D0">
      <w:pPr>
        <w:rPr>
          <w:color w:val="FF0000"/>
        </w:rPr>
      </w:pPr>
      <w:r>
        <w:rPr>
          <w:color w:val="FF0000"/>
        </w:rPr>
        <w:t>HTML</w:t>
      </w:r>
      <w:r w:rsidR="00E228FF">
        <w:rPr>
          <w:color w:val="FF0000"/>
        </w:rPr>
        <w:t xml:space="preserve">: </w:t>
      </w:r>
      <w:r w:rsidR="00A0250E" w:rsidRPr="00DF1407">
        <w:rPr>
          <w:color w:val="FF0000"/>
        </w:rPr>
        <w:t xml:space="preserve">Zeile: </w:t>
      </w:r>
      <w:r w:rsidR="008320D2" w:rsidRPr="00DF1407">
        <w:rPr>
          <w:color w:val="FF0000"/>
        </w:rPr>
        <w:t>51-</w:t>
      </w:r>
      <w:r w:rsidR="00DF1407" w:rsidRPr="00DF1407">
        <w:rPr>
          <w:color w:val="FF0000"/>
        </w:rPr>
        <w:t>141</w:t>
      </w:r>
      <w:r w:rsidR="00E228FF">
        <w:rPr>
          <w:color w:val="FF0000"/>
        </w:rPr>
        <w:t xml:space="preserve"> </w:t>
      </w:r>
      <w:r w:rsidR="00E228FF">
        <w:rPr>
          <w:color w:val="FF0000"/>
        </w:rPr>
        <w:tab/>
      </w:r>
      <w:r w:rsidR="00E228FF">
        <w:rPr>
          <w:color w:val="FF0000"/>
        </w:rPr>
        <w:tab/>
      </w:r>
      <w:r w:rsidR="00E228FF">
        <w:rPr>
          <w:color w:val="FF0000"/>
        </w:rPr>
        <w:tab/>
      </w:r>
      <w:r w:rsidR="00E228FF">
        <w:rPr>
          <w:color w:val="FF0000"/>
        </w:rPr>
        <w:tab/>
      </w:r>
      <w:r w:rsidR="00E228FF">
        <w:rPr>
          <w:color w:val="FF0000"/>
        </w:rPr>
        <w:tab/>
        <w:t xml:space="preserve">Css: Zeile: </w:t>
      </w:r>
      <w:r w:rsidR="008E67E4">
        <w:rPr>
          <w:color w:val="FF0000"/>
        </w:rPr>
        <w:t>48-</w:t>
      </w:r>
      <w:r w:rsidR="002B0C3D">
        <w:rPr>
          <w:color w:val="FF0000"/>
        </w:rPr>
        <w:t>113</w:t>
      </w:r>
      <w:r w:rsidR="009E4616">
        <w:rPr>
          <w:color w:val="FF0000"/>
        </w:rPr>
        <w:t xml:space="preserve"> (darunter</w:t>
      </w:r>
      <w:r w:rsidR="0001468C">
        <w:rPr>
          <w:color w:val="FF0000"/>
        </w:rPr>
        <w:t xml:space="preserve"> responsive)</w:t>
      </w:r>
    </w:p>
    <w:p w14:paraId="5601BA66" w14:textId="77777777" w:rsidR="0001468C" w:rsidRDefault="0001468C" w:rsidP="008B67D0">
      <w:pPr>
        <w:rPr>
          <w:color w:val="FF0000"/>
        </w:rPr>
      </w:pPr>
    </w:p>
    <w:p w14:paraId="761751A8" w14:textId="6E6D5FEA" w:rsidR="0059130B" w:rsidRDefault="00BA5B2E" w:rsidP="008B67D0">
      <w:r w:rsidRPr="00B7347A">
        <w:t>H</w:t>
      </w:r>
      <w:r w:rsidR="00F9208A">
        <w:t>TML</w:t>
      </w:r>
      <w:r w:rsidR="00B7347A" w:rsidRPr="00B7347A">
        <w:t>:</w:t>
      </w:r>
      <w:r w:rsidR="00B7347A">
        <w:t xml:space="preserve"> </w:t>
      </w:r>
      <w:r w:rsidR="00E15BCA">
        <w:t>Für jedes Eingabe Feld habe ich folgenden Code:</w:t>
      </w:r>
    </w:p>
    <w:p w14:paraId="69B623E2" w14:textId="59413EE5" w:rsidR="009F0F39" w:rsidRDefault="009F0F39" w:rsidP="008B67D0">
      <w:r w:rsidRPr="009F0F39">
        <w:rPr>
          <w:noProof/>
        </w:rPr>
        <w:drawing>
          <wp:anchor distT="0" distB="0" distL="114300" distR="114300" simplePos="0" relativeHeight="251658244" behindDoc="0" locked="0" layoutInCell="1" allowOverlap="1" wp14:anchorId="4E58379F" wp14:editId="7B05E2B7">
            <wp:simplePos x="0" y="0"/>
            <wp:positionH relativeFrom="column">
              <wp:posOffset>3061970</wp:posOffset>
            </wp:positionH>
            <wp:positionV relativeFrom="paragraph">
              <wp:posOffset>618490</wp:posOffset>
            </wp:positionV>
            <wp:extent cx="2958465" cy="1064260"/>
            <wp:effectExtent l="0" t="0" r="0" b="2540"/>
            <wp:wrapSquare wrapText="bothSides"/>
            <wp:docPr id="1612540323"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40323" name="Grafik 1" descr="Ein Bild, das Text, Schrift, Screenshot, Reihe enthält.&#10;&#10;KI-generierte Inhalte können fehlerhaft sein."/>
                    <pic:cNvPicPr/>
                  </pic:nvPicPr>
                  <pic:blipFill rotWithShape="1">
                    <a:blip r:embed="rId33">
                      <a:extLst>
                        <a:ext uri="{28A0092B-C50C-407E-A947-70E740481C1C}">
                          <a14:useLocalDpi xmlns:a14="http://schemas.microsoft.com/office/drawing/2010/main" val="0"/>
                        </a:ext>
                      </a:extLst>
                    </a:blip>
                    <a:srcRect r="13577"/>
                    <a:stretch/>
                  </pic:blipFill>
                  <pic:spPr bwMode="auto">
                    <a:xfrm>
                      <a:off x="0" y="0"/>
                      <a:ext cx="2958465" cy="1064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 xml:space="preserve">Im </w:t>
      </w:r>
      <w:r w:rsidR="00560C15">
        <w:t>CSS</w:t>
      </w:r>
      <w:r>
        <w:t xml:space="preserve"> habe ich die Abstände der Felder bestummen.</w:t>
      </w:r>
    </w:p>
    <w:p w14:paraId="0F6092C9" w14:textId="566F1476" w:rsidR="00122769" w:rsidRDefault="00122769">
      <w:r w:rsidRPr="00E15BCA">
        <w:rPr>
          <w:noProof/>
        </w:rPr>
        <w:drawing>
          <wp:anchor distT="0" distB="0" distL="114300" distR="114300" simplePos="0" relativeHeight="251658242" behindDoc="0" locked="0" layoutInCell="1" allowOverlap="1" wp14:anchorId="76BE7291" wp14:editId="6004D10D">
            <wp:simplePos x="0" y="0"/>
            <wp:positionH relativeFrom="margin">
              <wp:posOffset>-58749</wp:posOffset>
            </wp:positionH>
            <wp:positionV relativeFrom="page">
              <wp:posOffset>7904138</wp:posOffset>
            </wp:positionV>
            <wp:extent cx="2993390" cy="1565275"/>
            <wp:effectExtent l="0" t="0" r="0" b="0"/>
            <wp:wrapSquare wrapText="bothSides"/>
            <wp:docPr id="551774216"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74216" name="Grafik 1" descr="Ein Bild, das Text, Screenshot, Schrift enthält.&#10;&#10;KI-generierte Inhalte können fehlerhaft sein."/>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93390" cy="156527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F7F869A" w14:textId="0B455EB9" w:rsidR="007F0EC7" w:rsidRDefault="00B42CB4" w:rsidP="008B67D0">
      <w:r>
        <w:t xml:space="preserve">Für das Eingabe-Feld: </w:t>
      </w:r>
      <w:r w:rsidR="0046762E">
        <w:t xml:space="preserve">Geburtsdatum habe ich ChatGpt nach Hilfe gefragt. </w:t>
      </w:r>
      <w:r w:rsidR="00203977">
        <w:t>Also so dass man recht auf diesen kleinen</w:t>
      </w:r>
      <w:r w:rsidR="00F518B2">
        <w:t xml:space="preserve"> Kalender drückt und dann ein kleiner Kalender aufpoppt. Bei dem kleinen Kalender kann man dann sein Geburtsdatum eingeben und es wird automatisch im Eingabe-Feld ausgefüllt. </w:t>
      </w:r>
    </w:p>
    <w:p w14:paraId="34DBDC3B" w14:textId="77777777" w:rsidR="000C0D4A" w:rsidRDefault="000C0D4A" w:rsidP="008B67D0"/>
    <w:p w14:paraId="1AF2696B" w14:textId="3D6B0049" w:rsidR="00330D71" w:rsidRDefault="00330D71" w:rsidP="008B67D0">
      <w:r w:rsidRPr="00DD2076">
        <w:rPr>
          <w:color w:val="FF0000"/>
        </w:rPr>
        <w:t>HTML:</w:t>
      </w:r>
      <w:r w:rsidR="00BF6AC1" w:rsidRPr="00DD2076">
        <w:rPr>
          <w:color w:val="FF0000"/>
        </w:rPr>
        <w:t xml:space="preserve"> </w:t>
      </w:r>
      <w:r w:rsidRPr="00DD2076">
        <w:rPr>
          <w:color w:val="FF0000"/>
        </w:rPr>
        <w:t>Zeile</w:t>
      </w:r>
      <w:r w:rsidR="001929A5" w:rsidRPr="00DD2076">
        <w:rPr>
          <w:color w:val="FF0000"/>
        </w:rPr>
        <w:t>:</w:t>
      </w:r>
      <w:r w:rsidR="006808CB" w:rsidRPr="00DD2076">
        <w:rPr>
          <w:color w:val="FF0000"/>
        </w:rPr>
        <w:t xml:space="preserve"> 66-76</w:t>
      </w:r>
      <w:r w:rsidR="006808CB" w:rsidRPr="00DD2076">
        <w:rPr>
          <w:color w:val="FF0000"/>
        </w:rPr>
        <w:tab/>
      </w:r>
      <w:r w:rsidR="006808CB">
        <w:tab/>
      </w:r>
      <w:r w:rsidR="006808CB">
        <w:tab/>
        <w:t xml:space="preserve"> </w:t>
      </w:r>
    </w:p>
    <w:p w14:paraId="300AB707" w14:textId="5C8E7809" w:rsidR="00330D71" w:rsidRDefault="00330D71" w:rsidP="008B67D0">
      <w:r w:rsidRPr="00330D71">
        <w:rPr>
          <w:noProof/>
        </w:rPr>
        <w:drawing>
          <wp:inline distT="0" distB="0" distL="0" distR="0" wp14:anchorId="609FDA51" wp14:editId="7A2958FC">
            <wp:extent cx="3131557" cy="1703509"/>
            <wp:effectExtent l="0" t="0" r="0" b="0"/>
            <wp:docPr id="75355215"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5215" name="Grafik 1" descr="Ein Bild, das Text, Screenshot, Schrift enthält.&#10;&#10;KI-generierte Inhalte können fehlerhaft sein."/>
                    <pic:cNvPicPr/>
                  </pic:nvPicPr>
                  <pic:blipFill>
                    <a:blip r:embed="rId35"/>
                    <a:stretch>
                      <a:fillRect/>
                    </a:stretch>
                  </pic:blipFill>
                  <pic:spPr>
                    <a:xfrm>
                      <a:off x="0" y="0"/>
                      <a:ext cx="3144653" cy="1710633"/>
                    </a:xfrm>
                    <a:prstGeom prst="rect">
                      <a:avLst/>
                    </a:prstGeom>
                  </pic:spPr>
                </pic:pic>
              </a:graphicData>
            </a:graphic>
          </wp:inline>
        </w:drawing>
      </w:r>
    </w:p>
    <w:p w14:paraId="624A25A1" w14:textId="77777777" w:rsidR="00F8620F" w:rsidRDefault="00F8620F" w:rsidP="008B67D0"/>
    <w:p w14:paraId="46A5FCBD" w14:textId="5B930126" w:rsidR="00DF4622" w:rsidRPr="00B7347A" w:rsidRDefault="00DD3C27" w:rsidP="008B67D0">
      <w:r>
        <w:t>F</w:t>
      </w:r>
      <w:r w:rsidR="005B7531">
        <w:t xml:space="preserve">ür die Felder PLZ und Ort sind die Codes etwas anders. Weil die beiden Felder nebeneinander sind (nur wenn der Bildschirm eine bestimmte Grösse hat und nicht zu klein ist. </w:t>
      </w:r>
      <w:r w:rsidR="0048739E">
        <w:t xml:space="preserve">Sobald man die Website auf dem Handy </w:t>
      </w:r>
      <w:r w:rsidR="00F77E75">
        <w:t>anschaut,</w:t>
      </w:r>
      <w:r w:rsidR="0048739E">
        <w:t xml:space="preserve"> sind die Felder untereinander.</w:t>
      </w:r>
    </w:p>
    <w:p w14:paraId="72FD1A40" w14:textId="2CA1B355" w:rsidR="00E228FF" w:rsidRPr="00DF1407" w:rsidRDefault="0048739E" w:rsidP="008B67D0">
      <w:pPr>
        <w:rPr>
          <w:color w:val="FF0000"/>
        </w:rPr>
      </w:pPr>
      <w:r>
        <w:t xml:space="preserve">Hier der Code: </w:t>
      </w:r>
    </w:p>
    <w:p w14:paraId="7A931A8E" w14:textId="52699D6B" w:rsidR="008B67D0" w:rsidRDefault="00122769" w:rsidP="008B67D0">
      <w:r w:rsidRPr="00122769">
        <w:rPr>
          <w:noProof/>
        </w:rPr>
        <w:drawing>
          <wp:anchor distT="0" distB="0" distL="114300" distR="114300" simplePos="0" relativeHeight="251658243" behindDoc="0" locked="0" layoutInCell="1" allowOverlap="1" wp14:anchorId="7252C362" wp14:editId="3ED7092C">
            <wp:simplePos x="0" y="0"/>
            <wp:positionH relativeFrom="column">
              <wp:posOffset>2952283</wp:posOffset>
            </wp:positionH>
            <wp:positionV relativeFrom="paragraph">
              <wp:posOffset>54620</wp:posOffset>
            </wp:positionV>
            <wp:extent cx="3211830" cy="1132205"/>
            <wp:effectExtent l="0" t="0" r="7620" b="0"/>
            <wp:wrapSquare wrapText="bothSides"/>
            <wp:docPr id="1484369585"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69585" name="Grafik 1" descr="Ein Bild, das Text, Schrift, Screenshot, Reihe enthält.&#10;&#10;KI-generierte Inhalte können fehlerhaft sein."/>
                    <pic:cNvPicPr/>
                  </pic:nvPicPr>
                  <pic:blipFill rotWithShape="1">
                    <a:blip r:embed="rId33">
                      <a:extLst>
                        <a:ext uri="{28A0092B-C50C-407E-A947-70E740481C1C}">
                          <a14:useLocalDpi xmlns:a14="http://schemas.microsoft.com/office/drawing/2010/main" val="0"/>
                        </a:ext>
                      </a:extLst>
                    </a:blip>
                    <a:srcRect r="11846"/>
                    <a:stretch/>
                  </pic:blipFill>
                  <pic:spPr bwMode="auto">
                    <a:xfrm>
                      <a:off x="0" y="0"/>
                      <a:ext cx="3211830" cy="1132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9D3A43" w:rsidRPr="009D3A43">
        <w:rPr>
          <w:noProof/>
        </w:rPr>
        <w:drawing>
          <wp:inline distT="0" distB="0" distL="0" distR="0" wp14:anchorId="4956EA2F" wp14:editId="7D7A4B01">
            <wp:extent cx="2755944" cy="3125954"/>
            <wp:effectExtent l="0" t="0" r="6350" b="0"/>
            <wp:docPr id="1824970888" name="Grafik 1" descr="Ein Bild, das Text, Screenshot, Schrift, Karte Menü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70888" name="Grafik 1" descr="Ein Bild, das Text, Screenshot, Schrift, Karte Menü enthält.&#10;&#10;KI-generierte Inhalte können fehlerhaft sein."/>
                    <pic:cNvPicPr/>
                  </pic:nvPicPr>
                  <pic:blipFill>
                    <a:blip r:embed="rId36"/>
                    <a:stretch>
                      <a:fillRect/>
                    </a:stretch>
                  </pic:blipFill>
                  <pic:spPr>
                    <a:xfrm>
                      <a:off x="0" y="0"/>
                      <a:ext cx="2775206" cy="3147802"/>
                    </a:xfrm>
                    <a:prstGeom prst="rect">
                      <a:avLst/>
                    </a:prstGeom>
                  </pic:spPr>
                </pic:pic>
              </a:graphicData>
            </a:graphic>
          </wp:inline>
        </w:drawing>
      </w:r>
    </w:p>
    <w:p w14:paraId="348C0FD6" w14:textId="74705361" w:rsidR="00AF2577" w:rsidRDefault="00774C2D" w:rsidP="008B67D0">
      <w:r>
        <w:br w:type="page"/>
      </w:r>
      <w:r w:rsidR="000E6EE9" w:rsidRPr="000E6EE9">
        <w:t xml:space="preserve">Am Ende des Formulars ist ein Button. </w:t>
      </w:r>
      <w:r w:rsidR="00727771">
        <w:t xml:space="preserve">Sobald man das Formular ausfüllt und auf Absenden drückt, kommt ein Modal Window hervor. </w:t>
      </w:r>
    </w:p>
    <w:p w14:paraId="34DA0CEE" w14:textId="46C96A28" w:rsidR="0085147D" w:rsidRDefault="00C73DF5" w:rsidP="008B67D0">
      <w:r>
        <w:t xml:space="preserve">Dies habe ich mithilfe von ChatGPT und W3.css gemacht. </w:t>
      </w:r>
      <w:r w:rsidR="00F85DB3">
        <w:t>Der Button habe ich mit folgendem Code gemacht</w:t>
      </w:r>
      <w:r w:rsidR="006923B8">
        <w:t xml:space="preserve">, (Zeile: </w:t>
      </w:r>
      <w:r w:rsidR="00011183">
        <w:t>138-</w:t>
      </w:r>
      <w:r w:rsidR="008258C7">
        <w:t>140</w:t>
      </w:r>
      <w:r w:rsidR="00695904">
        <w:t>) Mithilfe von J</w:t>
      </w:r>
      <w:r w:rsidR="0086335A">
        <w:t>avaScript</w:t>
      </w:r>
      <w:r w:rsidR="00695904">
        <w:t xml:space="preserve"> hab</w:t>
      </w:r>
      <w:r w:rsidR="004C250D">
        <w:t xml:space="preserve">e ich eingestellt </w:t>
      </w:r>
      <w:r w:rsidR="0086335A">
        <w:t>das,</w:t>
      </w:r>
      <w:r w:rsidR="0088356F">
        <w:t xml:space="preserve"> wenn im Formular alle required Felder ausgefüllt worden sind</w:t>
      </w:r>
      <w:r w:rsidR="00CC5B3B">
        <w:t xml:space="preserve"> man auf den Knopf drückt und so </w:t>
      </w:r>
      <w:r w:rsidR="006B304D">
        <w:t>dann, dass</w:t>
      </w:r>
      <w:r w:rsidR="00CC5B3B">
        <w:t xml:space="preserve"> Modal Window zum Vorschein kommt. Sind die required Felder nicht ausgefüllt und man dann auf den Knopf drückt, Kommt das Modal Window nicht zum Vorschein. </w:t>
      </w:r>
    </w:p>
    <w:p w14:paraId="18C7D5AE" w14:textId="732C21CB" w:rsidR="00567849" w:rsidRPr="00D13DF2" w:rsidRDefault="00567849" w:rsidP="008B67D0">
      <w:pPr>
        <w:rPr>
          <w:color w:val="4EA72E" w:themeColor="accent6"/>
        </w:rPr>
      </w:pPr>
      <w:r w:rsidRPr="00D13DF2">
        <w:rPr>
          <w:color w:val="4EA72E" w:themeColor="accent6"/>
        </w:rPr>
        <w:t xml:space="preserve">JavaScript Zeile: </w:t>
      </w:r>
      <w:r w:rsidR="00FB0190" w:rsidRPr="00D13DF2">
        <w:rPr>
          <w:color w:val="4EA72E" w:themeColor="accent6"/>
        </w:rPr>
        <w:t xml:space="preserve">52, </w:t>
      </w:r>
      <w:r w:rsidR="00DB2B1F" w:rsidRPr="00D13DF2">
        <w:rPr>
          <w:color w:val="4EA72E" w:themeColor="accent6"/>
        </w:rPr>
        <w:t>152-</w:t>
      </w:r>
      <w:r w:rsidR="0093738F" w:rsidRPr="00D13DF2">
        <w:rPr>
          <w:color w:val="4EA72E" w:themeColor="accent6"/>
        </w:rPr>
        <w:t xml:space="preserve">154, </w:t>
      </w:r>
      <w:r w:rsidR="00FE5DCE" w:rsidRPr="00D13DF2">
        <w:rPr>
          <w:color w:val="4EA72E" w:themeColor="accent6"/>
        </w:rPr>
        <w:t>168-</w:t>
      </w:r>
      <w:r w:rsidR="000A151D" w:rsidRPr="00D13DF2">
        <w:rPr>
          <w:color w:val="4EA72E" w:themeColor="accent6"/>
        </w:rPr>
        <w:t>157</w:t>
      </w:r>
    </w:p>
    <w:p w14:paraId="1AC1F9C8" w14:textId="77777777" w:rsidR="00CC5B3B" w:rsidRDefault="00CC5B3B" w:rsidP="008B67D0"/>
    <w:p w14:paraId="42368693" w14:textId="06BEF393" w:rsidR="00727771" w:rsidRPr="00CC5B3B" w:rsidRDefault="0085147D" w:rsidP="008B67D0">
      <w:r w:rsidRPr="0085147D">
        <w:rPr>
          <w:noProof/>
        </w:rPr>
        <w:drawing>
          <wp:anchor distT="0" distB="0" distL="114300" distR="114300" simplePos="0" relativeHeight="251658245" behindDoc="0" locked="0" layoutInCell="1" allowOverlap="1" wp14:anchorId="1E7A80B8" wp14:editId="54450FD9">
            <wp:simplePos x="0" y="0"/>
            <wp:positionH relativeFrom="column">
              <wp:posOffset>-143</wp:posOffset>
            </wp:positionH>
            <wp:positionV relativeFrom="page">
              <wp:posOffset>1433543</wp:posOffset>
            </wp:positionV>
            <wp:extent cx="2975610" cy="1824355"/>
            <wp:effectExtent l="0" t="0" r="0" b="4445"/>
            <wp:wrapSquare wrapText="bothSides"/>
            <wp:docPr id="1599149322" name="Grafik 1" descr="Ein Bild, das Text, Screenshot, Schrift,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49322" name="Grafik 1" descr="Ein Bild, das Text, Screenshot, Schrift, Rechteck enthält.&#10;&#10;KI-generierte Inhalte können fehlerhaft sein."/>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75610" cy="1824355"/>
                    </a:xfrm>
                    <a:prstGeom prst="rect">
                      <a:avLst/>
                    </a:prstGeom>
                  </pic:spPr>
                </pic:pic>
              </a:graphicData>
            </a:graphic>
          </wp:anchor>
        </w:drawing>
      </w:r>
      <w:r w:rsidR="00727771" w:rsidRPr="00AB65E7">
        <w:rPr>
          <w:color w:val="FF0000"/>
        </w:rPr>
        <w:t xml:space="preserve">HTML: Zeile: </w:t>
      </w:r>
      <w:r w:rsidR="00AB65E7" w:rsidRPr="00AB65E7">
        <w:rPr>
          <w:color w:val="FF0000"/>
        </w:rPr>
        <w:t>138-177</w:t>
      </w:r>
      <w:r w:rsidR="00AB65E7">
        <w:rPr>
          <w:color w:val="FF0000"/>
        </w:rPr>
        <w:tab/>
      </w:r>
      <w:r w:rsidR="00AB65E7">
        <w:rPr>
          <w:color w:val="FF0000"/>
        </w:rPr>
        <w:tab/>
      </w:r>
      <w:r w:rsidR="00AB65E7">
        <w:rPr>
          <w:color w:val="FF0000"/>
        </w:rPr>
        <w:tab/>
      </w:r>
      <w:r w:rsidR="00D22A23">
        <w:rPr>
          <w:color w:val="FF0000"/>
        </w:rPr>
        <w:t>CSS-Zeile</w:t>
      </w:r>
      <w:r w:rsidR="00AB65E7">
        <w:rPr>
          <w:color w:val="FF0000"/>
        </w:rPr>
        <w:t xml:space="preserve">: </w:t>
      </w:r>
      <w:r w:rsidR="00D22A23">
        <w:rPr>
          <w:color w:val="FF0000"/>
        </w:rPr>
        <w:t>96-113</w:t>
      </w:r>
    </w:p>
    <w:p w14:paraId="38A902FF" w14:textId="58124277" w:rsidR="00D22A23" w:rsidRPr="00AB65E7" w:rsidRDefault="006126C1" w:rsidP="008B67D0">
      <w:pPr>
        <w:rPr>
          <w:color w:val="FF0000"/>
        </w:rPr>
      </w:pPr>
      <w:r>
        <w:rPr>
          <w:color w:val="FF0000"/>
        </w:rPr>
        <w:t>(Screenshots sind nicht eingefügt</w:t>
      </w:r>
      <w:r w:rsidR="00506155">
        <w:rPr>
          <w:color w:val="FF0000"/>
        </w:rPr>
        <w:t>,</w:t>
      </w:r>
      <w:r>
        <w:rPr>
          <w:color w:val="FF0000"/>
        </w:rPr>
        <w:t xml:space="preserve"> weil sie sehr lange sind)</w:t>
      </w:r>
    </w:p>
    <w:p w14:paraId="73C5B5BA" w14:textId="77777777" w:rsidR="00727771" w:rsidRDefault="00727771" w:rsidP="008B67D0"/>
    <w:p w14:paraId="6F7DD6F4" w14:textId="77777777" w:rsidR="00727771" w:rsidRPr="000E6EE9" w:rsidRDefault="00727771" w:rsidP="008B67D0"/>
    <w:p w14:paraId="4D492DD7" w14:textId="77777777" w:rsidR="00040E34" w:rsidRPr="00E4414F" w:rsidRDefault="00040E34" w:rsidP="008B67D0">
      <w:pPr>
        <w:rPr>
          <w:color w:val="FF0000"/>
        </w:rPr>
      </w:pPr>
    </w:p>
    <w:p w14:paraId="58D8F2DC" w14:textId="77777777" w:rsidR="00DF2345" w:rsidRDefault="00DF2345" w:rsidP="008B67D0"/>
    <w:p w14:paraId="7AB01167" w14:textId="77777777" w:rsidR="009F0F39" w:rsidRPr="008B67D0" w:rsidRDefault="009F0F39" w:rsidP="008B67D0"/>
    <w:p w14:paraId="532F4667" w14:textId="72A3397F" w:rsidR="003E7A9F" w:rsidRPr="00CF003A" w:rsidRDefault="003E7A9F" w:rsidP="00481162"/>
    <w:p w14:paraId="5565AAAA" w14:textId="196CEDEB" w:rsidR="00AE2B6E" w:rsidRPr="00C32E89" w:rsidRDefault="00AE2B6E" w:rsidP="00302E1D">
      <w:pPr>
        <w:pStyle w:val="Heading1"/>
        <w:rPr>
          <w:rFonts w:ascii="Segoe UI Semibold" w:hAnsi="Segoe UI Semibold" w:cs="Segoe UI Semibold"/>
          <w:sz w:val="36"/>
          <w:szCs w:val="36"/>
        </w:rPr>
      </w:pPr>
      <w:r w:rsidRPr="00C32E89">
        <w:rPr>
          <w:rFonts w:ascii="Segoe UI Semibold" w:hAnsi="Segoe UI Semibold" w:cs="Segoe UI Semibold"/>
          <w:sz w:val="36"/>
          <w:szCs w:val="36"/>
        </w:rPr>
        <w:br w:type="page"/>
        <w:t>Farben / Elemente</w:t>
      </w:r>
    </w:p>
    <w:tbl>
      <w:tblPr>
        <w:tblStyle w:val="TableGrid"/>
        <w:tblW w:w="0" w:type="auto"/>
        <w:tblLook w:val="04A0" w:firstRow="1" w:lastRow="0" w:firstColumn="1" w:lastColumn="0" w:noHBand="0" w:noVBand="1"/>
      </w:tblPr>
      <w:tblGrid>
        <w:gridCol w:w="4531"/>
        <w:gridCol w:w="4531"/>
      </w:tblGrid>
      <w:tr w:rsidR="00AE2B6E" w14:paraId="78928D15" w14:textId="77777777" w:rsidTr="00707C23">
        <w:tc>
          <w:tcPr>
            <w:tcW w:w="4531" w:type="dxa"/>
          </w:tcPr>
          <w:p w14:paraId="38511DC4" w14:textId="77777777" w:rsidR="00AE2B6E" w:rsidRDefault="00AE2B6E" w:rsidP="00707C23">
            <w:r>
              <w:t xml:space="preserve">Navy </w:t>
            </w:r>
          </w:p>
        </w:tc>
        <w:tc>
          <w:tcPr>
            <w:tcW w:w="4531" w:type="dxa"/>
          </w:tcPr>
          <w:p w14:paraId="1AEFB229" w14:textId="77777777" w:rsidR="00AE2B6E" w:rsidRDefault="00AE2B6E" w:rsidP="00707C23">
            <w:r>
              <w:t>#2F4156</w:t>
            </w:r>
          </w:p>
        </w:tc>
      </w:tr>
      <w:tr w:rsidR="00AE2B6E" w14:paraId="66D4AC52" w14:textId="77777777" w:rsidTr="00707C23">
        <w:tc>
          <w:tcPr>
            <w:tcW w:w="4531" w:type="dxa"/>
          </w:tcPr>
          <w:p w14:paraId="293B55B1" w14:textId="77777777" w:rsidR="00AE2B6E" w:rsidRDefault="00AE2B6E" w:rsidP="00707C23">
            <w:r>
              <w:t>Teal</w:t>
            </w:r>
          </w:p>
        </w:tc>
        <w:tc>
          <w:tcPr>
            <w:tcW w:w="4531" w:type="dxa"/>
          </w:tcPr>
          <w:p w14:paraId="645332E7" w14:textId="77777777" w:rsidR="00AE2B6E" w:rsidRDefault="00AE2B6E" w:rsidP="00707C23">
            <w:r>
              <w:t>#567C8D</w:t>
            </w:r>
          </w:p>
        </w:tc>
      </w:tr>
      <w:tr w:rsidR="00AE2B6E" w14:paraId="32A220FB" w14:textId="77777777" w:rsidTr="00707C23">
        <w:tc>
          <w:tcPr>
            <w:tcW w:w="4531" w:type="dxa"/>
          </w:tcPr>
          <w:p w14:paraId="07E3AEEB" w14:textId="77777777" w:rsidR="00AE2B6E" w:rsidRDefault="00AE2B6E" w:rsidP="00707C23">
            <w:r>
              <w:t xml:space="preserve">Sky Blue </w:t>
            </w:r>
          </w:p>
        </w:tc>
        <w:tc>
          <w:tcPr>
            <w:tcW w:w="4531" w:type="dxa"/>
          </w:tcPr>
          <w:p w14:paraId="44BA1AC7" w14:textId="77777777" w:rsidR="00AE2B6E" w:rsidRDefault="00AE2B6E" w:rsidP="00707C23">
            <w:r>
              <w:t>#C8D9E6</w:t>
            </w:r>
          </w:p>
        </w:tc>
      </w:tr>
      <w:tr w:rsidR="00AE2B6E" w14:paraId="663C49F8" w14:textId="77777777" w:rsidTr="00707C23">
        <w:tc>
          <w:tcPr>
            <w:tcW w:w="4531" w:type="dxa"/>
          </w:tcPr>
          <w:p w14:paraId="10D80B1D" w14:textId="77777777" w:rsidR="00AE2B6E" w:rsidRDefault="00AE2B6E" w:rsidP="00707C23">
            <w:r>
              <w:t>Beige</w:t>
            </w:r>
          </w:p>
        </w:tc>
        <w:tc>
          <w:tcPr>
            <w:tcW w:w="4531" w:type="dxa"/>
          </w:tcPr>
          <w:p w14:paraId="4B2F076A" w14:textId="77777777" w:rsidR="00AE2B6E" w:rsidRDefault="00AE2B6E" w:rsidP="00707C23">
            <w:r>
              <w:t>#F5EFB</w:t>
            </w:r>
          </w:p>
        </w:tc>
      </w:tr>
      <w:tr w:rsidR="00AE2B6E" w14:paraId="5AE21F6F" w14:textId="77777777" w:rsidTr="00707C23">
        <w:tc>
          <w:tcPr>
            <w:tcW w:w="4531" w:type="dxa"/>
          </w:tcPr>
          <w:p w14:paraId="31EE8E7B" w14:textId="77777777" w:rsidR="00AE2B6E" w:rsidRDefault="00AE2B6E" w:rsidP="00707C23">
            <w:r>
              <w:t>Sea Salt Sage</w:t>
            </w:r>
          </w:p>
        </w:tc>
        <w:tc>
          <w:tcPr>
            <w:tcW w:w="4531" w:type="dxa"/>
          </w:tcPr>
          <w:p w14:paraId="27DCC0EE" w14:textId="77777777" w:rsidR="00AE2B6E" w:rsidRDefault="00AE2B6E" w:rsidP="00707C23">
            <w:r>
              <w:t>#879D91</w:t>
            </w:r>
          </w:p>
        </w:tc>
      </w:tr>
      <w:tr w:rsidR="00AE2B6E" w14:paraId="72C19557" w14:textId="77777777" w:rsidTr="00707C23">
        <w:tc>
          <w:tcPr>
            <w:tcW w:w="4531" w:type="dxa"/>
          </w:tcPr>
          <w:p w14:paraId="2FDCCF46" w14:textId="77777777" w:rsidR="00AE2B6E" w:rsidRDefault="00AE2B6E" w:rsidP="00707C23">
            <w:r>
              <w:t xml:space="preserve">White </w:t>
            </w:r>
          </w:p>
        </w:tc>
        <w:tc>
          <w:tcPr>
            <w:tcW w:w="4531" w:type="dxa"/>
          </w:tcPr>
          <w:p w14:paraId="45088420" w14:textId="77777777" w:rsidR="00AE2B6E" w:rsidRDefault="00AE2B6E" w:rsidP="00707C23">
            <w:r w:rsidRPr="00DC6B44">
              <w:t>#F4F4F4</w:t>
            </w:r>
          </w:p>
        </w:tc>
      </w:tr>
    </w:tbl>
    <w:p w14:paraId="078B2305" w14:textId="77777777" w:rsidR="00AE2B6E" w:rsidRDefault="00AE2B6E" w:rsidP="00AE2B6E"/>
    <w:p w14:paraId="7FCB2664" w14:textId="77777777" w:rsidR="00AE2B6E" w:rsidRDefault="00AE2B6E" w:rsidP="00AE2B6E">
      <w:r>
        <w:t xml:space="preserve">Wir wollten vor allem Blau / Beige töne verwenden, sodass es möglich einen Ocean, Strand Look gibt. </w:t>
      </w:r>
      <w:r w:rsidRPr="006B5C03">
        <w:t>Diese Farben haben wir a</w:t>
      </w:r>
      <w:r>
        <w:t xml:space="preserve">us Pinterest herausgesucht. </w:t>
      </w:r>
      <w:hyperlink r:id="rId38" w:history="1">
        <w:r w:rsidRPr="007704A6">
          <w:rPr>
            <w:rStyle w:val="Hyperlink"/>
          </w:rPr>
          <w:t>Quelle</w:t>
        </w:r>
      </w:hyperlink>
    </w:p>
    <w:p w14:paraId="00277A1C" w14:textId="55569B84" w:rsidR="001C3F0C" w:rsidRDefault="001C3F0C" w:rsidP="00AE2B6E">
      <w:r>
        <w:t>An manchen Stellen wie z.B das Mod</w:t>
      </w:r>
      <w:r w:rsidR="007910B1">
        <w:t xml:space="preserve">al Window haben wir eine W3.css Farbe verwendet. </w:t>
      </w:r>
    </w:p>
    <w:p w14:paraId="2F8CD7A5" w14:textId="77777777" w:rsidR="00AE2B6E" w:rsidRDefault="00AE2B6E" w:rsidP="00AE2B6E"/>
    <w:p w14:paraId="0308C048" w14:textId="0E087873" w:rsidR="00AE2B6E" w:rsidRDefault="006D7189" w:rsidP="009E594F">
      <w:pPr>
        <w:pStyle w:val="ListParagraph"/>
        <w:numPr>
          <w:ilvl w:val="0"/>
          <w:numId w:val="6"/>
        </w:numPr>
      </w:pPr>
      <w:r w:rsidRPr="009E594F">
        <w:t>Die Footer Infos so wie die Texte haben wir von Cha</w:t>
      </w:r>
      <w:r w:rsidR="00975957" w:rsidRPr="009E594F">
        <w:t>tGPT</w:t>
      </w:r>
      <w:r w:rsidRPr="009E594F">
        <w:t xml:space="preserve"> generieren lassen.</w:t>
      </w:r>
    </w:p>
    <w:p w14:paraId="324A2A53" w14:textId="0A21DAAB" w:rsidR="007910B1" w:rsidRPr="00233ED5" w:rsidRDefault="007910B1" w:rsidP="009E594F">
      <w:pPr>
        <w:pStyle w:val="ListParagraph"/>
        <w:numPr>
          <w:ilvl w:val="0"/>
          <w:numId w:val="6"/>
        </w:numPr>
      </w:pPr>
      <w:r w:rsidRPr="00233ED5">
        <w:t>Die Fotos</w:t>
      </w:r>
      <w:r w:rsidR="00233ED5" w:rsidRPr="00233ED5">
        <w:t xml:space="preserve"> haben wir von: </w:t>
      </w:r>
      <w:r w:rsidR="009679D1">
        <w:t>Unsplash und Pexabey</w:t>
      </w:r>
    </w:p>
    <w:p w14:paraId="463B2E68" w14:textId="23287F81" w:rsidR="00AE2B6E" w:rsidRDefault="00AE2B6E">
      <w:pPr>
        <w:rPr>
          <w:rFonts w:ascii="Segoe UI Semibold" w:hAnsi="Segoe UI Semibold" w:cs="Segoe UI Semibold"/>
          <w:color w:val="2F4156"/>
          <w:sz w:val="36"/>
          <w:szCs w:val="36"/>
        </w:rPr>
      </w:pPr>
      <w:r>
        <w:rPr>
          <w:rFonts w:ascii="Segoe UI Semibold" w:hAnsi="Segoe UI Semibold" w:cs="Segoe UI Semibold"/>
          <w:color w:val="2F4156"/>
          <w:sz w:val="36"/>
          <w:szCs w:val="36"/>
        </w:rPr>
        <w:br w:type="page"/>
      </w:r>
    </w:p>
    <w:p w14:paraId="7C556DEA" w14:textId="2A765E1D" w:rsidR="00AE2B6E" w:rsidRDefault="00C33B4B" w:rsidP="00537CF3">
      <w:pPr>
        <w:pStyle w:val="Heading1"/>
        <w:rPr>
          <w:rFonts w:ascii="Segoe UI Semibold" w:hAnsi="Segoe UI Semibold" w:cs="Segoe UI Semibold"/>
          <w:color w:val="2F4156"/>
          <w:sz w:val="36"/>
          <w:szCs w:val="36"/>
        </w:rPr>
      </w:pPr>
      <w:r w:rsidRPr="00537CF3">
        <w:rPr>
          <w:rFonts w:ascii="Segoe UI Semibold" w:hAnsi="Segoe UI Semibold" w:cs="Segoe UI Semibold"/>
          <w:sz w:val="36"/>
          <w:szCs w:val="36"/>
        </w:rPr>
        <w:t>Übergabe</w:t>
      </w:r>
    </w:p>
    <w:p w14:paraId="3C525CBA" w14:textId="3489688C" w:rsidR="0040766B" w:rsidRDefault="00F105CB" w:rsidP="00F105CB">
      <w:pPr>
        <w:rPr>
          <w:color w:val="000000" w:themeColor="text1"/>
        </w:rPr>
      </w:pPr>
      <w:r>
        <w:t>Würden wir die Website übergeben, würden wir Ihnen mitteilen das wir die Schriftart:</w:t>
      </w:r>
      <w:r w:rsidR="0040766B" w:rsidRPr="00F105CB">
        <w:br/>
      </w:r>
      <w:r w:rsidR="000C1F16" w:rsidRPr="00F105CB">
        <w:rPr>
          <w:color w:val="000000" w:themeColor="text1"/>
        </w:rPr>
        <w:t>Montserrat Alternates via Google Fonts</w:t>
      </w:r>
      <w:r>
        <w:rPr>
          <w:color w:val="000000" w:themeColor="text1"/>
        </w:rPr>
        <w:t xml:space="preserve"> benutzt haben</w:t>
      </w:r>
      <w:r w:rsidR="000C1F16" w:rsidRPr="00F105CB">
        <w:rPr>
          <w:color w:val="000000" w:themeColor="text1"/>
        </w:rPr>
        <w:t>.</w:t>
      </w:r>
      <w:r>
        <w:rPr>
          <w:color w:val="000000" w:themeColor="text1"/>
        </w:rPr>
        <w:t xml:space="preserve"> Die </w:t>
      </w:r>
      <w:r w:rsidR="00252683">
        <w:rPr>
          <w:color w:val="000000" w:themeColor="text1"/>
        </w:rPr>
        <w:t xml:space="preserve">Farbentabelle, </w:t>
      </w:r>
      <w:r w:rsidR="003F1F82">
        <w:rPr>
          <w:color w:val="000000" w:themeColor="text1"/>
        </w:rPr>
        <w:t>d</w:t>
      </w:r>
      <w:r w:rsidR="00252683">
        <w:rPr>
          <w:color w:val="000000" w:themeColor="text1"/>
        </w:rPr>
        <w:t>ie sich in dieser Word Datei befindet</w:t>
      </w:r>
      <w:r w:rsidR="00D4034F">
        <w:rPr>
          <w:color w:val="000000" w:themeColor="text1"/>
        </w:rPr>
        <w:t>,</w:t>
      </w:r>
      <w:r w:rsidR="00252683">
        <w:rPr>
          <w:color w:val="000000" w:themeColor="text1"/>
        </w:rPr>
        <w:t xml:space="preserve"> würden wir der Person auch weitergeben. Die Website sollte möglichst im </w:t>
      </w:r>
      <w:r w:rsidR="00CB242A">
        <w:rPr>
          <w:color w:val="000000" w:themeColor="text1"/>
        </w:rPr>
        <w:t>s</w:t>
      </w:r>
      <w:r w:rsidR="00252683">
        <w:rPr>
          <w:color w:val="000000" w:themeColor="text1"/>
        </w:rPr>
        <w:t xml:space="preserve">elben Stil bleiben. </w:t>
      </w:r>
      <w:r w:rsidR="004341CB">
        <w:rPr>
          <w:color w:val="000000" w:themeColor="text1"/>
        </w:rPr>
        <w:t xml:space="preserve">Im Custom CSS </w:t>
      </w:r>
      <w:r w:rsidR="00D4034F">
        <w:rPr>
          <w:color w:val="000000" w:themeColor="text1"/>
        </w:rPr>
        <w:t>s</w:t>
      </w:r>
      <w:r w:rsidR="004341CB">
        <w:rPr>
          <w:color w:val="000000" w:themeColor="text1"/>
        </w:rPr>
        <w:t>ind diese Sachen wie z.B. die Hintergrund Farbe b</w:t>
      </w:r>
      <w:r w:rsidR="00BB602A">
        <w:rPr>
          <w:color w:val="000000" w:themeColor="text1"/>
        </w:rPr>
        <w:t>estummen worden</w:t>
      </w:r>
      <w:r w:rsidR="004341CB">
        <w:rPr>
          <w:color w:val="000000" w:themeColor="text1"/>
        </w:rPr>
        <w:t xml:space="preserve">. </w:t>
      </w:r>
      <w:r w:rsidR="00A725B2">
        <w:rPr>
          <w:color w:val="000000" w:themeColor="text1"/>
        </w:rPr>
        <w:t xml:space="preserve">Der </w:t>
      </w:r>
      <w:r w:rsidR="000005AF">
        <w:rPr>
          <w:color w:val="000000" w:themeColor="text1"/>
        </w:rPr>
        <w:t>CSS-Code</w:t>
      </w:r>
      <w:r w:rsidR="00A725B2">
        <w:rPr>
          <w:color w:val="000000" w:themeColor="text1"/>
        </w:rPr>
        <w:t xml:space="preserve"> für den Footer und für die Navigation</w:t>
      </w:r>
      <w:r w:rsidR="007E7694">
        <w:rPr>
          <w:color w:val="000000" w:themeColor="text1"/>
        </w:rPr>
        <w:t xml:space="preserve">, ist im Custom CSS drinnen. </w:t>
      </w:r>
      <w:r w:rsidR="000005AF">
        <w:rPr>
          <w:color w:val="000000" w:themeColor="text1"/>
        </w:rPr>
        <w:t xml:space="preserve">Die Bilder befinden sich im Media Ordner. </w:t>
      </w:r>
      <w:r w:rsidR="00A43DAC">
        <w:rPr>
          <w:color w:val="000000" w:themeColor="text1"/>
        </w:rPr>
        <w:t xml:space="preserve">Das Custom-CSS </w:t>
      </w:r>
      <w:r w:rsidR="00467802">
        <w:rPr>
          <w:color w:val="000000" w:themeColor="text1"/>
        </w:rPr>
        <w:t>i</w:t>
      </w:r>
      <w:r w:rsidR="00A43DAC">
        <w:rPr>
          <w:color w:val="000000" w:themeColor="text1"/>
        </w:rPr>
        <w:t xml:space="preserve">st </w:t>
      </w:r>
      <w:r w:rsidR="00467802">
        <w:rPr>
          <w:color w:val="000000" w:themeColor="text1"/>
        </w:rPr>
        <w:t>m</w:t>
      </w:r>
      <w:r w:rsidR="00A43DAC">
        <w:rPr>
          <w:color w:val="000000" w:themeColor="text1"/>
        </w:rPr>
        <w:t xml:space="preserve">it allen </w:t>
      </w:r>
      <w:r w:rsidR="00467802">
        <w:rPr>
          <w:color w:val="000000" w:themeColor="text1"/>
        </w:rPr>
        <w:t>d</w:t>
      </w:r>
      <w:r w:rsidR="00A43DAC">
        <w:rPr>
          <w:color w:val="000000" w:themeColor="text1"/>
        </w:rPr>
        <w:t>rei HTML</w:t>
      </w:r>
      <w:r w:rsidR="002410FE">
        <w:rPr>
          <w:color w:val="000000" w:themeColor="text1"/>
        </w:rPr>
        <w:t>-</w:t>
      </w:r>
      <w:r w:rsidR="00A43DAC">
        <w:rPr>
          <w:color w:val="000000" w:themeColor="text1"/>
        </w:rPr>
        <w:t xml:space="preserve">Seiten verbunden, </w:t>
      </w:r>
      <w:r w:rsidR="00530FF3">
        <w:rPr>
          <w:color w:val="000000" w:themeColor="text1"/>
        </w:rPr>
        <w:t>a</w:t>
      </w:r>
      <w:r w:rsidR="00A43DAC">
        <w:rPr>
          <w:color w:val="000000" w:themeColor="text1"/>
        </w:rPr>
        <w:t xml:space="preserve">ber jede Seite hat </w:t>
      </w:r>
      <w:r w:rsidR="00530FF3">
        <w:rPr>
          <w:color w:val="000000" w:themeColor="text1"/>
        </w:rPr>
        <w:t>auch i</w:t>
      </w:r>
      <w:r w:rsidR="00A43DAC">
        <w:rPr>
          <w:color w:val="000000" w:themeColor="text1"/>
        </w:rPr>
        <w:t xml:space="preserve">hre eigene CSS-Seite mit dem dazugehörigen Code. </w:t>
      </w:r>
      <w:r w:rsidR="00530FF3">
        <w:rPr>
          <w:color w:val="000000" w:themeColor="text1"/>
        </w:rPr>
        <w:t xml:space="preserve">Das haben wir vor allem so gelöst, da </w:t>
      </w:r>
      <w:r w:rsidR="00CE5D68">
        <w:rPr>
          <w:color w:val="000000" w:themeColor="text1"/>
        </w:rPr>
        <w:t xml:space="preserve">das custom.css sehr lange ist, wegen dem </w:t>
      </w:r>
      <w:r w:rsidR="002410FE">
        <w:rPr>
          <w:color w:val="000000" w:themeColor="text1"/>
        </w:rPr>
        <w:t>Footer</w:t>
      </w:r>
      <w:r w:rsidR="00CE5D68">
        <w:rPr>
          <w:color w:val="000000" w:themeColor="text1"/>
        </w:rPr>
        <w:t xml:space="preserve">. So ist es unserer Meinung nach übersichtlicher und </w:t>
      </w:r>
      <w:r w:rsidR="002410FE">
        <w:rPr>
          <w:color w:val="000000" w:themeColor="text1"/>
        </w:rPr>
        <w:t>einfacher,</w:t>
      </w:r>
      <w:r w:rsidR="00B0236C">
        <w:rPr>
          <w:color w:val="000000" w:themeColor="text1"/>
        </w:rPr>
        <w:t xml:space="preserve"> wenn jede Seite ein eigenes CSS hat.</w:t>
      </w:r>
    </w:p>
    <w:p w14:paraId="76C78B24" w14:textId="77777777" w:rsidR="00F105CB" w:rsidRPr="00F105CB" w:rsidRDefault="00F105CB" w:rsidP="00F105CB"/>
    <w:p w14:paraId="4559D6C5" w14:textId="495334E5" w:rsidR="007C105E" w:rsidRPr="003B7195" w:rsidRDefault="007C105E" w:rsidP="00D81AE3"/>
    <w:p w14:paraId="63B0450A" w14:textId="4F1931C0" w:rsidR="00C33B4B" w:rsidRDefault="00C33B4B">
      <w:pPr>
        <w:rPr>
          <w:rFonts w:ascii="Segoe UI Semibold" w:hAnsi="Segoe UI Semibold" w:cs="Segoe UI Semibold"/>
          <w:color w:val="2F4156"/>
          <w:sz w:val="36"/>
          <w:szCs w:val="36"/>
        </w:rPr>
      </w:pPr>
      <w:r>
        <w:rPr>
          <w:rFonts w:ascii="Segoe UI Semibold" w:hAnsi="Segoe UI Semibold" w:cs="Segoe UI Semibold"/>
          <w:color w:val="2F4156"/>
          <w:sz w:val="36"/>
          <w:szCs w:val="36"/>
        </w:rPr>
        <w:br w:type="page"/>
      </w:r>
    </w:p>
    <w:p w14:paraId="6D2A2C3F" w14:textId="2668650A" w:rsidR="009E594F" w:rsidRPr="00A43DAC" w:rsidRDefault="00C33B4B" w:rsidP="00A43DAC">
      <w:pPr>
        <w:pStyle w:val="Heading1"/>
        <w:rPr>
          <w:rFonts w:ascii="Segoe UI Semibold" w:hAnsi="Segoe UI Semibold" w:cs="Segoe UI Semibold"/>
          <w:sz w:val="36"/>
          <w:szCs w:val="36"/>
        </w:rPr>
      </w:pPr>
      <w:r w:rsidRPr="00537CF3">
        <w:rPr>
          <w:rFonts w:ascii="Segoe UI Semibold" w:hAnsi="Segoe UI Semibold" w:cs="Segoe UI Semibold"/>
          <w:sz w:val="36"/>
          <w:szCs w:val="36"/>
        </w:rPr>
        <w:t>W</w:t>
      </w:r>
      <w:r w:rsidR="005F7A9A">
        <w:rPr>
          <w:rFonts w:ascii="Segoe UI Semibold" w:hAnsi="Segoe UI Semibold" w:cs="Segoe UI Semibold"/>
          <w:sz w:val="36"/>
          <w:szCs w:val="36"/>
        </w:rPr>
        <w:t>as</w:t>
      </w:r>
      <w:r w:rsidRPr="00537CF3">
        <w:rPr>
          <w:rFonts w:ascii="Segoe UI Semibold" w:hAnsi="Segoe UI Semibold" w:cs="Segoe UI Semibold"/>
          <w:sz w:val="36"/>
          <w:szCs w:val="36"/>
        </w:rPr>
        <w:t xml:space="preserve"> wäre, wenn wir mehr Zeit hätten?</w:t>
      </w:r>
    </w:p>
    <w:p w14:paraId="20C2542D" w14:textId="0EE401D1" w:rsidR="009E594F" w:rsidRDefault="009E594F" w:rsidP="007C105E">
      <w:pPr>
        <w:pStyle w:val="Subtitle"/>
        <w:numPr>
          <w:ilvl w:val="0"/>
          <w:numId w:val="0"/>
        </w:numPr>
        <w:rPr>
          <w:lang w:val="en-US"/>
        </w:rPr>
      </w:pPr>
      <w:r>
        <w:rPr>
          <w:lang w:val="en-US"/>
        </w:rPr>
        <w:t>Home</w:t>
      </w:r>
    </w:p>
    <w:p w14:paraId="5A2414C4" w14:textId="4F56AC8C" w:rsidR="009E594F" w:rsidRPr="00252683" w:rsidRDefault="00A84C18" w:rsidP="00D81AE3">
      <w:r w:rsidRPr="00A84C18">
        <w:t xml:space="preserve">Ich hätte die Seite </w:t>
      </w:r>
      <w:r>
        <w:t xml:space="preserve">schöner gestaltet mit mehr </w:t>
      </w:r>
      <w:r w:rsidR="00EB6AEE">
        <w:t>Animations-</w:t>
      </w:r>
      <w:r>
        <w:t>Elementen, da es die erste Seite ist</w:t>
      </w:r>
      <w:r w:rsidR="0044265A">
        <w:t>,</w:t>
      </w:r>
      <w:r>
        <w:t xml:space="preserve"> auf die man kommt. Ausserdem hätte ich das Audio versteckt und automatisch laufen </w:t>
      </w:r>
      <w:r w:rsidR="00EB6AEE">
        <w:t>lassen,</w:t>
      </w:r>
      <w:r>
        <w:t xml:space="preserve"> sobald die Seite geladen wird</w:t>
      </w:r>
      <w:r w:rsidR="00EB6AEE">
        <w:t xml:space="preserve">. Ausserdem könnte man das Audio stoppen lassen, wenn man weiter scrollt. Aber da wir andere Vorgaben hatten, konnten wir das nicht genau so umsetzten. Vielleicht hätte ich auch mehr Infos </w:t>
      </w:r>
      <w:r w:rsidR="00691B11">
        <w:t>cool gefunden, wie z.B das Vorstellen des Teams</w:t>
      </w:r>
      <w:r w:rsidR="0044265A">
        <w:t>.</w:t>
      </w:r>
    </w:p>
    <w:p w14:paraId="0A45E4CF" w14:textId="77777777" w:rsidR="009E594F" w:rsidRDefault="009E594F" w:rsidP="007C105E">
      <w:pPr>
        <w:pStyle w:val="Subtitle"/>
        <w:numPr>
          <w:ilvl w:val="0"/>
          <w:numId w:val="0"/>
        </w:numPr>
        <w:rPr>
          <w:lang w:val="en-US"/>
        </w:rPr>
      </w:pPr>
      <w:r w:rsidRPr="004D6764">
        <w:rPr>
          <w:lang w:val="en-US"/>
        </w:rPr>
        <w:t>Photo Gallery</w:t>
      </w:r>
    </w:p>
    <w:p w14:paraId="366796B7" w14:textId="502FB916" w:rsidR="009E594F" w:rsidRPr="005F7A9A" w:rsidRDefault="0044265A" w:rsidP="00D81AE3">
      <w:r w:rsidRPr="00B24884">
        <w:t>Wenn d</w:t>
      </w:r>
      <w:r w:rsidR="00B24884">
        <w:t xml:space="preserve">er </w:t>
      </w:r>
      <w:r w:rsidRPr="00B24884">
        <w:t>Zeit und meine</w:t>
      </w:r>
      <w:r w:rsidR="00B24884">
        <w:t>n</w:t>
      </w:r>
      <w:r w:rsidRPr="00B24884">
        <w:t xml:space="preserve"> </w:t>
      </w:r>
      <w:r w:rsidR="00B24884" w:rsidRPr="00B24884">
        <w:t xml:space="preserve">technischen </w:t>
      </w:r>
      <w:r w:rsidR="00B24884">
        <w:t>Fähigkeiten keine Grenzen gesetzt wären, hätte ich die Bildergalerie mit spezielleren Formaten gemacht und die Bilder cool animiert. Ausserdem hätte man die mobile Version besser gestalten können.</w:t>
      </w:r>
    </w:p>
    <w:p w14:paraId="7BCEBFAC" w14:textId="2EDFF80A" w:rsidR="009E594F" w:rsidRPr="00A80784" w:rsidRDefault="009E594F" w:rsidP="007C105E">
      <w:pPr>
        <w:pStyle w:val="Subtitle"/>
        <w:numPr>
          <w:ilvl w:val="0"/>
          <w:numId w:val="0"/>
        </w:numPr>
      </w:pPr>
      <w:r w:rsidRPr="00A80784">
        <w:t>Booking</w:t>
      </w:r>
    </w:p>
    <w:p w14:paraId="459C1754" w14:textId="1DA456BE" w:rsidR="009E594F" w:rsidRPr="00A80784" w:rsidRDefault="00A80784" w:rsidP="00D81AE3">
      <w:r w:rsidRPr="00A80784">
        <w:t xml:space="preserve">Hätte ich mehr </w:t>
      </w:r>
      <w:r>
        <w:t xml:space="preserve">Zeit, würde ich Den Hintergrund der Seite ändern, oder es ein bisschen schöner verzieren. </w:t>
      </w:r>
      <w:r w:rsidR="002860E5">
        <w:t xml:space="preserve">Ich hätte ein schönes Bild im Hintergrund eingebaut und mehr Animationen verwendet. Ich stelle mir </w:t>
      </w:r>
      <w:r w:rsidR="00D034DB">
        <w:t>vor</w:t>
      </w:r>
      <w:r w:rsidR="002860E5">
        <w:t xml:space="preserve"> das ein Video </w:t>
      </w:r>
      <w:r w:rsidR="00D81AE3">
        <w:t>hinter</w:t>
      </w:r>
      <w:r w:rsidR="002860E5">
        <w:t xml:space="preserve"> dem Formular ist, das leicht verschwommen ist,</w:t>
      </w:r>
      <w:r w:rsidR="00D81AE3">
        <w:t xml:space="preserve"> sodass der Main Focus auf dem Formular ist. Oder was auch schön wäre, wäre an der Seite des Formulars ein schönes Muster ein zubringen oder unten Rechtes ein kleines Icon / Detail einzubauen. Ich finde nämlich das die Seite sehr leer aussieht. </w:t>
      </w:r>
    </w:p>
    <w:p w14:paraId="59F4F725" w14:textId="77777777" w:rsidR="00942683" w:rsidRPr="00A80784" w:rsidRDefault="00942683">
      <w:pPr>
        <w:rPr>
          <w:rFonts w:ascii="Segoe UI Semibold" w:hAnsi="Segoe UI Semibold" w:cs="Segoe UI Semibold"/>
          <w:color w:val="2F4156"/>
          <w:sz w:val="36"/>
          <w:szCs w:val="36"/>
        </w:rPr>
      </w:pPr>
    </w:p>
    <w:p w14:paraId="50E77D6B" w14:textId="34847E7B" w:rsidR="00C33B4B" w:rsidRPr="00A80784" w:rsidRDefault="00C33B4B">
      <w:pPr>
        <w:rPr>
          <w:rFonts w:ascii="Segoe UI Semibold" w:hAnsi="Segoe UI Semibold" w:cs="Segoe UI Semibold"/>
          <w:color w:val="2F4156"/>
          <w:sz w:val="36"/>
          <w:szCs w:val="36"/>
        </w:rPr>
      </w:pPr>
      <w:r w:rsidRPr="00A80784">
        <w:rPr>
          <w:rFonts w:ascii="Segoe UI Semibold" w:hAnsi="Segoe UI Semibold" w:cs="Segoe UI Semibold"/>
          <w:color w:val="2F4156"/>
          <w:sz w:val="36"/>
          <w:szCs w:val="36"/>
        </w:rPr>
        <w:br w:type="page"/>
      </w:r>
    </w:p>
    <w:p w14:paraId="2B42C4DE" w14:textId="2251275C" w:rsidR="00C33B4B" w:rsidRPr="00537CF3" w:rsidRDefault="00C33B4B" w:rsidP="00537CF3">
      <w:pPr>
        <w:pStyle w:val="Heading1"/>
        <w:rPr>
          <w:rFonts w:ascii="Segoe UI Semibold" w:hAnsi="Segoe UI Semibold" w:cs="Segoe UI Semibold"/>
          <w:sz w:val="36"/>
          <w:szCs w:val="36"/>
        </w:rPr>
      </w:pPr>
      <w:r w:rsidRPr="00537CF3">
        <w:rPr>
          <w:rFonts w:ascii="Segoe UI Semibold" w:hAnsi="Segoe UI Semibold" w:cs="Segoe UI Semibold"/>
          <w:sz w:val="36"/>
          <w:szCs w:val="36"/>
        </w:rPr>
        <w:t>Lessons learned</w:t>
      </w:r>
    </w:p>
    <w:p w14:paraId="2EA42E48" w14:textId="0DAD1F34" w:rsidR="00940F7E" w:rsidRPr="00940F7E" w:rsidRDefault="008B406A" w:rsidP="001164CD">
      <w:pPr>
        <w:pStyle w:val="NoSpacing"/>
      </w:pPr>
      <w:r>
        <w:t>Mit diesem Abschlussprojekt</w:t>
      </w:r>
      <w:r w:rsidR="00E01EAB">
        <w:t xml:space="preserve"> habe ich sehr viel gelernt. </w:t>
      </w:r>
      <w:r w:rsidR="002A2E04">
        <w:t xml:space="preserve">z.B. das Formular. Wir mussten zwar im ÜK für unsere Website ein Formular machen doch, </w:t>
      </w:r>
      <w:r w:rsidR="005A6799">
        <w:t>b</w:t>
      </w:r>
      <w:r w:rsidR="002A2E04">
        <w:t xml:space="preserve">ei mir und Gina haben beide unsere Partnerinnen das Formular gemacht und wir jeweils eine andere Seite. Ich bin sehr </w:t>
      </w:r>
      <w:r w:rsidR="00575C12">
        <w:t>froh, dass</w:t>
      </w:r>
      <w:r w:rsidR="002A2E04">
        <w:t xml:space="preserve"> ich das </w:t>
      </w:r>
      <w:r w:rsidR="00EC3ACC">
        <w:t xml:space="preserve">hier noch lernen durfte. Denn, im ÜK habe ich den Aufbau des Formulars absolut nicht verstanden. </w:t>
      </w:r>
      <w:r w:rsidR="000F4353">
        <w:t xml:space="preserve">Wir haben es zwar mit dem Lehrer </w:t>
      </w:r>
      <w:r w:rsidR="00D57BF0">
        <w:t>angeschaut,</w:t>
      </w:r>
      <w:r w:rsidR="000F4353">
        <w:t xml:space="preserve"> doch ich konnte seinen Schritten nicht ganz folgen. </w:t>
      </w:r>
      <w:r w:rsidR="00D57BF0">
        <w:t xml:space="preserve">Ich konnte nicht </w:t>
      </w:r>
      <w:r w:rsidR="006B696D">
        <w:t>nachvollziehen,</w:t>
      </w:r>
      <w:r w:rsidR="00D57BF0">
        <w:t xml:space="preserve"> </w:t>
      </w:r>
      <w:r w:rsidR="006B696D">
        <w:t xml:space="preserve">wie die </w:t>
      </w:r>
      <w:r w:rsidR="00742272">
        <w:t>Elemente</w:t>
      </w:r>
      <w:r w:rsidR="006B696D">
        <w:t xml:space="preserve"> </w:t>
      </w:r>
      <w:r w:rsidR="00E00F1F" w:rsidRPr="00E00F1F">
        <w:t>&lt;label&gt; </w:t>
      </w:r>
      <w:r w:rsidR="006B696D">
        <w:t xml:space="preserve">und </w:t>
      </w:r>
      <w:r w:rsidR="00DD08C3" w:rsidRPr="00DD08C3">
        <w:t>&lt;input type="</w:t>
      </w:r>
      <w:r w:rsidR="00A61E4F">
        <w:t>…</w:t>
      </w:r>
      <w:r w:rsidR="00DD08C3" w:rsidRPr="00DD08C3">
        <w:t>"&gt;</w:t>
      </w:r>
      <w:r w:rsidR="006B696D">
        <w:t xml:space="preserve"> verwendet wurden. Doch mit Nachlesen auf der Website W3Schools und </w:t>
      </w:r>
      <w:r w:rsidR="00905A31">
        <w:t>mit Hilfe</w:t>
      </w:r>
      <w:r w:rsidR="009107C9">
        <w:t xml:space="preserve"> von </w:t>
      </w:r>
      <w:r w:rsidR="006B696D">
        <w:t>ChatGPT</w:t>
      </w:r>
      <w:r w:rsidR="009107C9">
        <w:t xml:space="preserve">, </w:t>
      </w:r>
      <w:r w:rsidR="006B696D">
        <w:t xml:space="preserve">vor allem fürs </w:t>
      </w:r>
      <w:r w:rsidR="00D13DF2">
        <w:t>Design, habe</w:t>
      </w:r>
      <w:r w:rsidR="006B696D">
        <w:t xml:space="preserve"> ich </w:t>
      </w:r>
      <w:r w:rsidR="009107C9">
        <w:t xml:space="preserve">endlich den Aufbau eines Formulars und die verschiedenen Design Möglichkeiten (was man alles anpassen kann) verstanden. </w:t>
      </w:r>
      <w:r w:rsidR="00E27589">
        <w:t xml:space="preserve"> </w:t>
      </w:r>
      <w:r w:rsidR="00905A31">
        <w:t xml:space="preserve">Ich habe verstanden wie die </w:t>
      </w:r>
      <w:r w:rsidR="00A61E4F">
        <w:t xml:space="preserve">Elemente </w:t>
      </w:r>
      <w:r w:rsidR="00A61E4F" w:rsidRPr="00A61E4F">
        <w:t>&lt;label&gt; </w:t>
      </w:r>
      <w:r w:rsidR="00A61E4F">
        <w:t xml:space="preserve">und </w:t>
      </w:r>
      <w:r w:rsidR="00A61E4F" w:rsidRPr="00DD08C3">
        <w:t>&lt;input type="</w:t>
      </w:r>
      <w:r w:rsidR="00A61E4F">
        <w:t>…</w:t>
      </w:r>
      <w:r w:rsidR="00A61E4F" w:rsidRPr="00DD08C3">
        <w:t>"&gt;</w:t>
      </w:r>
      <w:r w:rsidR="00A61E4F">
        <w:t xml:space="preserve"> funktionieren. </w:t>
      </w:r>
      <w:r w:rsidR="00EE0A9D" w:rsidRPr="00EE0A9D">
        <w:t>&lt;label&gt; </w:t>
      </w:r>
      <w:r w:rsidR="00EE0A9D">
        <w:t>wir</w:t>
      </w:r>
      <w:r w:rsidR="006F34E4">
        <w:t xml:space="preserve">d für den Screen </w:t>
      </w:r>
      <w:r w:rsidR="00D81AE3">
        <w:t>Reader</w:t>
      </w:r>
      <w:r w:rsidR="006F34E4">
        <w:t xml:space="preserve"> benutzt und </w:t>
      </w:r>
      <w:r w:rsidR="00C54B22">
        <w:t>e</w:t>
      </w:r>
      <w:r w:rsidR="00940F7E" w:rsidRPr="00940F7E">
        <w:t>in grö</w:t>
      </w:r>
      <w:r w:rsidR="001164CD">
        <w:t>ss</w:t>
      </w:r>
      <w:r w:rsidR="00940F7E" w:rsidRPr="00940F7E">
        <w:t>erer klickbarer Bereich</w:t>
      </w:r>
      <w:r w:rsidR="001164CD">
        <w:t>,</w:t>
      </w:r>
      <w:r w:rsidR="00940F7E" w:rsidRPr="00940F7E">
        <w:t xml:space="preserve"> macht Formulare benutzerfreundlicher.</w:t>
      </w:r>
      <w:r w:rsidR="00D81AE3">
        <w:t xml:space="preserve"> Im </w:t>
      </w:r>
      <w:r w:rsidR="00807C81">
        <w:t>Ganzen</w:t>
      </w:r>
      <w:r w:rsidR="00D81AE3">
        <w:t xml:space="preserve"> hätte ich mich aber nicht so auf das Design </w:t>
      </w:r>
      <w:r w:rsidR="00807C81">
        <w:t xml:space="preserve">fokussieren sollen wie z.B. die Farben, sondern eher den Code und das Technische. </w:t>
      </w:r>
    </w:p>
    <w:p w14:paraId="0D3FCDA5" w14:textId="77777777" w:rsidR="00C54B22" w:rsidRDefault="00C54B22" w:rsidP="001164CD">
      <w:pPr>
        <w:pStyle w:val="NoSpacing"/>
      </w:pPr>
    </w:p>
    <w:p w14:paraId="6420B711" w14:textId="313B9730" w:rsidR="00C54B22" w:rsidRPr="00940F7E" w:rsidRDefault="00C54B22" w:rsidP="001164CD">
      <w:pPr>
        <w:pStyle w:val="NoSpacing"/>
      </w:pPr>
      <w:r>
        <w:t xml:space="preserve">In der Schule haben wir </w:t>
      </w:r>
      <w:r w:rsidR="007326E2">
        <w:t xml:space="preserve">ausserdem </w:t>
      </w:r>
      <w:r>
        <w:t>gelernt</w:t>
      </w:r>
      <w:r w:rsidR="002A2432">
        <w:t>,</w:t>
      </w:r>
      <w:r>
        <w:t xml:space="preserve"> wie wir mit den </w:t>
      </w:r>
      <w:r w:rsidR="00BF24BD">
        <w:t>w3-Grid arbeiten können</w:t>
      </w:r>
      <w:r w:rsidR="002A2432">
        <w:t>. Das habe ich dann bei der Fotogalerie angewendet.</w:t>
      </w:r>
    </w:p>
    <w:p w14:paraId="5B6D799D" w14:textId="6B90501A" w:rsidR="00C33B4B" w:rsidRDefault="00C33B4B" w:rsidP="00940F7E">
      <w:pPr>
        <w:pStyle w:val="NoSpacing"/>
      </w:pPr>
    </w:p>
    <w:p w14:paraId="5AD432EE" w14:textId="77777777" w:rsidR="00940F7E" w:rsidRDefault="00940F7E">
      <w:r>
        <w:br w:type="page"/>
      </w:r>
    </w:p>
    <w:p w14:paraId="5BA8D2E9" w14:textId="3F5AD037" w:rsidR="00AE2B6E" w:rsidRPr="00FC4461" w:rsidRDefault="00C33B4B" w:rsidP="00FC4461">
      <w:pPr>
        <w:pStyle w:val="Heading1"/>
        <w:rPr>
          <w:rFonts w:ascii="Segoe UI Semibold" w:hAnsi="Segoe UI Semibold" w:cs="Segoe UI Semibold"/>
          <w:sz w:val="36"/>
          <w:szCs w:val="36"/>
        </w:rPr>
      </w:pPr>
      <w:r w:rsidRPr="00FC4461">
        <w:rPr>
          <w:rFonts w:ascii="Segoe UI Semibold" w:hAnsi="Segoe UI Semibold" w:cs="Segoe UI Semibold"/>
          <w:sz w:val="36"/>
          <w:szCs w:val="36"/>
        </w:rPr>
        <w:t>Selbstständigkeitserklärung</w:t>
      </w:r>
    </w:p>
    <w:p w14:paraId="6ABE2FEA" w14:textId="1476E60D" w:rsidR="00AE2B6E" w:rsidRDefault="006D7189">
      <w:pPr>
        <w:rPr>
          <w:rFonts w:ascii="Segoe UI Emoji" w:hAnsi="Segoe UI Emoji" w:cs="Segoe UI Semibold"/>
          <w:color w:val="2F4156"/>
          <w:sz w:val="28"/>
          <w:szCs w:val="28"/>
        </w:rPr>
      </w:pPr>
      <w:r>
        <w:rPr>
          <w:rFonts w:ascii="Segoe UI Emoji" w:hAnsi="Segoe UI Emoji" w:cs="Segoe UI Semibold"/>
          <w:color w:val="2F4156"/>
          <w:sz w:val="28"/>
          <w:szCs w:val="28"/>
        </w:rPr>
        <w:t>Sienna Gabriel</w:t>
      </w:r>
      <w:r w:rsidRPr="006D7189">
        <w:rPr>
          <w:rFonts w:ascii="Segoe UI Emoji" w:hAnsi="Segoe UI Emoji" w:cs="Segoe UI Semibold"/>
          <w:color w:val="2F4156"/>
          <w:sz w:val="28"/>
          <w:szCs w:val="28"/>
        </w:rPr>
        <w:t xml:space="preserve"> erklärt hiermit die Webseite sowie die Dokumentation selbständig erstellt zu haben. Ich habe die im Unterricht verwendeten Hilfsmittel sowie w3c genutzt, um diese Webseite zu erstellen. Alle weiteren Quellen habe ich angegeben.</w:t>
      </w:r>
    </w:p>
    <w:p w14:paraId="65488FA7" w14:textId="77777777" w:rsidR="006D7189" w:rsidRDefault="006D7189">
      <w:pPr>
        <w:rPr>
          <w:rFonts w:ascii="Segoe UI Emoji" w:hAnsi="Segoe UI Emoji" w:cs="Segoe UI Semibold"/>
          <w:color w:val="2F4156"/>
          <w:sz w:val="28"/>
          <w:szCs w:val="28"/>
        </w:rPr>
      </w:pPr>
    </w:p>
    <w:p w14:paraId="723C1D0C" w14:textId="6B3DBDB3" w:rsidR="006D7189" w:rsidRPr="006D7189" w:rsidRDefault="006D7189">
      <w:pPr>
        <w:rPr>
          <w:rFonts w:ascii="Segoe UI Emoji" w:hAnsi="Segoe UI Emoji" w:cs="Segoe UI Semibold"/>
          <w:color w:val="2F4156"/>
          <w:sz w:val="28"/>
          <w:szCs w:val="28"/>
        </w:rPr>
      </w:pPr>
      <w:r>
        <w:rPr>
          <w:rFonts w:ascii="Segoe UI Emoji" w:hAnsi="Segoe UI Emoji" w:cs="Segoe UI Semibold"/>
          <w:color w:val="2F4156"/>
          <w:sz w:val="28"/>
          <w:szCs w:val="28"/>
        </w:rPr>
        <w:t>Gina Saugy</w:t>
      </w:r>
      <w:r w:rsidRPr="006D7189">
        <w:rPr>
          <w:rFonts w:ascii="Segoe UI Emoji" w:hAnsi="Segoe UI Emoji" w:cs="Segoe UI Semibold"/>
          <w:color w:val="2F4156"/>
          <w:sz w:val="28"/>
          <w:szCs w:val="28"/>
        </w:rPr>
        <w:t xml:space="preserve"> erklärt hiermit die Webseite sowie die Dokumentation selbständig erstellt zu haben. Ich habe die im Unterricht verwendeten Hilfsmittel sowie w3c genutzt, um diese Webseite zu erstellen. Alle weiteren Quellen habe ich angegeben.</w:t>
      </w:r>
    </w:p>
    <w:sectPr w:rsidR="006D7189" w:rsidRPr="006D718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DDF9C" w14:textId="77777777" w:rsidR="00155BED" w:rsidRDefault="00155BED" w:rsidP="003C3929">
      <w:pPr>
        <w:spacing w:after="0" w:line="240" w:lineRule="auto"/>
      </w:pPr>
      <w:r>
        <w:separator/>
      </w:r>
    </w:p>
  </w:endnote>
  <w:endnote w:type="continuationSeparator" w:id="0">
    <w:p w14:paraId="53272750" w14:textId="77777777" w:rsidR="00155BED" w:rsidRDefault="00155BED" w:rsidP="003C3929">
      <w:pPr>
        <w:spacing w:after="0" w:line="240" w:lineRule="auto"/>
      </w:pPr>
      <w:r>
        <w:continuationSeparator/>
      </w:r>
    </w:p>
  </w:endnote>
  <w:endnote w:type="continuationNotice" w:id="1">
    <w:p w14:paraId="6E3CA42E" w14:textId="77777777" w:rsidR="00155BED" w:rsidRDefault="00155B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Yu Mincho">
    <w:altName w:val="游明朝"/>
    <w:panose1 w:val="00000000000000000000"/>
    <w:charset w:val="80"/>
    <w:family w:val="roman"/>
    <w:notTrueType/>
    <w:pitch w:val="default"/>
  </w:font>
  <w:font w:name="Segoe UI Black">
    <w:panose1 w:val="020B0A02040204020203"/>
    <w:charset w:val="00"/>
    <w:family w:val="swiss"/>
    <w:pitch w:val="variable"/>
    <w:sig w:usb0="E00002FF" w:usb1="4000E47F" w:usb2="00000021"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F4761" w:themeColor="accent1" w:themeShade="BF"/>
      </w:rPr>
      <w:id w:val="-1020157154"/>
      <w:docPartObj>
        <w:docPartGallery w:val="Page Numbers (Bottom of Page)"/>
        <w:docPartUnique/>
      </w:docPartObj>
    </w:sdtPr>
    <w:sdtContent>
      <w:p w14:paraId="568EE0F2" w14:textId="5BFEF731" w:rsidR="002A6E6C" w:rsidRPr="002A6E6C" w:rsidRDefault="002A6E6C">
        <w:pPr>
          <w:pStyle w:val="Footer"/>
          <w:jc w:val="right"/>
          <w:rPr>
            <w:color w:val="0F4761" w:themeColor="accent1" w:themeShade="BF"/>
          </w:rPr>
        </w:pPr>
        <w:r w:rsidRPr="002A6E6C">
          <w:rPr>
            <w:color w:val="0F4761" w:themeColor="accent1" w:themeShade="BF"/>
          </w:rPr>
          <w:fldChar w:fldCharType="begin"/>
        </w:r>
        <w:r w:rsidRPr="002A6E6C">
          <w:rPr>
            <w:color w:val="0F4761" w:themeColor="accent1" w:themeShade="BF"/>
          </w:rPr>
          <w:instrText>PAGE   \* MERGEFORMAT</w:instrText>
        </w:r>
        <w:r w:rsidRPr="002A6E6C">
          <w:rPr>
            <w:color w:val="0F4761" w:themeColor="accent1" w:themeShade="BF"/>
          </w:rPr>
          <w:fldChar w:fldCharType="separate"/>
        </w:r>
        <w:r w:rsidRPr="002A6E6C">
          <w:rPr>
            <w:color w:val="0F4761" w:themeColor="accent1" w:themeShade="BF"/>
            <w:lang w:val="de-DE"/>
          </w:rPr>
          <w:t>2</w:t>
        </w:r>
        <w:r w:rsidRPr="002A6E6C">
          <w:rPr>
            <w:color w:val="0F4761" w:themeColor="accent1" w:themeShade="BF"/>
          </w:rPr>
          <w:fldChar w:fldCharType="end"/>
        </w:r>
      </w:p>
    </w:sdtContent>
  </w:sdt>
  <w:p w14:paraId="285F370F" w14:textId="77777777" w:rsidR="002A6E6C" w:rsidRDefault="002A6E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54F92" w14:textId="77777777" w:rsidR="00155BED" w:rsidRDefault="00155BED" w:rsidP="003C3929">
      <w:pPr>
        <w:spacing w:after="0" w:line="240" w:lineRule="auto"/>
      </w:pPr>
      <w:r>
        <w:separator/>
      </w:r>
    </w:p>
  </w:footnote>
  <w:footnote w:type="continuationSeparator" w:id="0">
    <w:p w14:paraId="2DE6D074" w14:textId="77777777" w:rsidR="00155BED" w:rsidRDefault="00155BED" w:rsidP="003C3929">
      <w:pPr>
        <w:spacing w:after="0" w:line="240" w:lineRule="auto"/>
      </w:pPr>
      <w:r>
        <w:continuationSeparator/>
      </w:r>
    </w:p>
  </w:footnote>
  <w:footnote w:type="continuationNotice" w:id="1">
    <w:p w14:paraId="0F4CA0D0" w14:textId="77777777" w:rsidR="00155BED" w:rsidRDefault="00155BE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860"/>
    <w:multiLevelType w:val="hybridMultilevel"/>
    <w:tmpl w:val="292AAE3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A9A5D9E"/>
    <w:multiLevelType w:val="hybridMultilevel"/>
    <w:tmpl w:val="98C41B9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28A5D83"/>
    <w:multiLevelType w:val="hybridMultilevel"/>
    <w:tmpl w:val="DE5AE6C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C271CF2"/>
    <w:multiLevelType w:val="multilevel"/>
    <w:tmpl w:val="5F28E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633581"/>
    <w:multiLevelType w:val="multilevel"/>
    <w:tmpl w:val="B0D8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6E6E94"/>
    <w:multiLevelType w:val="multilevel"/>
    <w:tmpl w:val="09EA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3B471B"/>
    <w:multiLevelType w:val="hybridMultilevel"/>
    <w:tmpl w:val="6DB88EC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B2E7645"/>
    <w:multiLevelType w:val="multilevel"/>
    <w:tmpl w:val="27D8D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0373E2"/>
    <w:multiLevelType w:val="hybridMultilevel"/>
    <w:tmpl w:val="626C2A9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6E5C2137"/>
    <w:multiLevelType w:val="hybridMultilevel"/>
    <w:tmpl w:val="DFEAAD9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76CE1572"/>
    <w:multiLevelType w:val="hybridMultilevel"/>
    <w:tmpl w:val="3AFE913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780108FF"/>
    <w:multiLevelType w:val="multilevel"/>
    <w:tmpl w:val="BC7C5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7823715">
    <w:abstractNumId w:val="11"/>
  </w:num>
  <w:num w:numId="2" w16cid:durableId="1302032524">
    <w:abstractNumId w:val="3"/>
  </w:num>
  <w:num w:numId="3" w16cid:durableId="1518350662">
    <w:abstractNumId w:val="1"/>
  </w:num>
  <w:num w:numId="4" w16cid:durableId="944847176">
    <w:abstractNumId w:val="4"/>
  </w:num>
  <w:num w:numId="5" w16cid:durableId="181868348">
    <w:abstractNumId w:val="5"/>
  </w:num>
  <w:num w:numId="6" w16cid:durableId="1659725179">
    <w:abstractNumId w:val="9"/>
  </w:num>
  <w:num w:numId="7" w16cid:durableId="661739941">
    <w:abstractNumId w:val="7"/>
  </w:num>
  <w:num w:numId="8" w16cid:durableId="380439972">
    <w:abstractNumId w:val="2"/>
  </w:num>
  <w:num w:numId="9" w16cid:durableId="700787818">
    <w:abstractNumId w:val="0"/>
  </w:num>
  <w:num w:numId="10" w16cid:durableId="1535461147">
    <w:abstractNumId w:val="10"/>
  </w:num>
  <w:num w:numId="11" w16cid:durableId="1814062554">
    <w:abstractNumId w:val="8"/>
  </w:num>
  <w:num w:numId="12" w16cid:durableId="12824985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D67"/>
    <w:rsid w:val="000005AF"/>
    <w:rsid w:val="00004590"/>
    <w:rsid w:val="00004D03"/>
    <w:rsid w:val="00011183"/>
    <w:rsid w:val="000119A8"/>
    <w:rsid w:val="0001468C"/>
    <w:rsid w:val="000173D3"/>
    <w:rsid w:val="000205C6"/>
    <w:rsid w:val="00022C98"/>
    <w:rsid w:val="000261FC"/>
    <w:rsid w:val="000331ED"/>
    <w:rsid w:val="00035A1C"/>
    <w:rsid w:val="000409E9"/>
    <w:rsid w:val="00040E34"/>
    <w:rsid w:val="00043481"/>
    <w:rsid w:val="00045505"/>
    <w:rsid w:val="000516AA"/>
    <w:rsid w:val="00051A95"/>
    <w:rsid w:val="00053326"/>
    <w:rsid w:val="00066D8E"/>
    <w:rsid w:val="0007571C"/>
    <w:rsid w:val="00076505"/>
    <w:rsid w:val="00092BC9"/>
    <w:rsid w:val="000938A6"/>
    <w:rsid w:val="00093E45"/>
    <w:rsid w:val="0009503B"/>
    <w:rsid w:val="00095BBD"/>
    <w:rsid w:val="00097543"/>
    <w:rsid w:val="000A0250"/>
    <w:rsid w:val="000A1018"/>
    <w:rsid w:val="000A1496"/>
    <w:rsid w:val="000A151D"/>
    <w:rsid w:val="000A3F0F"/>
    <w:rsid w:val="000B4A50"/>
    <w:rsid w:val="000C0D4A"/>
    <w:rsid w:val="000C1F16"/>
    <w:rsid w:val="000C2CAF"/>
    <w:rsid w:val="000C455B"/>
    <w:rsid w:val="000E1331"/>
    <w:rsid w:val="000E2981"/>
    <w:rsid w:val="000E50E1"/>
    <w:rsid w:val="000E678A"/>
    <w:rsid w:val="000E6EE9"/>
    <w:rsid w:val="000F28BF"/>
    <w:rsid w:val="000F2E39"/>
    <w:rsid w:val="000F4353"/>
    <w:rsid w:val="000F74AD"/>
    <w:rsid w:val="000F7ADA"/>
    <w:rsid w:val="001010FB"/>
    <w:rsid w:val="001112D6"/>
    <w:rsid w:val="0011188B"/>
    <w:rsid w:val="00114477"/>
    <w:rsid w:val="001164CD"/>
    <w:rsid w:val="00122769"/>
    <w:rsid w:val="00123D44"/>
    <w:rsid w:val="00125006"/>
    <w:rsid w:val="001309ED"/>
    <w:rsid w:val="001317D8"/>
    <w:rsid w:val="00144C7D"/>
    <w:rsid w:val="001453F4"/>
    <w:rsid w:val="001473AD"/>
    <w:rsid w:val="001534E8"/>
    <w:rsid w:val="00155BED"/>
    <w:rsid w:val="00157BAD"/>
    <w:rsid w:val="00177902"/>
    <w:rsid w:val="00180E6F"/>
    <w:rsid w:val="00187E90"/>
    <w:rsid w:val="001929A5"/>
    <w:rsid w:val="001969E1"/>
    <w:rsid w:val="001972A9"/>
    <w:rsid w:val="00197E00"/>
    <w:rsid w:val="001A066A"/>
    <w:rsid w:val="001A2785"/>
    <w:rsid w:val="001A3B2E"/>
    <w:rsid w:val="001A6AB5"/>
    <w:rsid w:val="001A6BFC"/>
    <w:rsid w:val="001B0068"/>
    <w:rsid w:val="001B0BF8"/>
    <w:rsid w:val="001B5425"/>
    <w:rsid w:val="001B68A2"/>
    <w:rsid w:val="001C13AF"/>
    <w:rsid w:val="001C31EF"/>
    <w:rsid w:val="001C3F0C"/>
    <w:rsid w:val="001C427B"/>
    <w:rsid w:val="001D61B7"/>
    <w:rsid w:val="001E2C3D"/>
    <w:rsid w:val="001E5546"/>
    <w:rsid w:val="001F52F2"/>
    <w:rsid w:val="001F63DE"/>
    <w:rsid w:val="002011CC"/>
    <w:rsid w:val="00201AC2"/>
    <w:rsid w:val="00202995"/>
    <w:rsid w:val="00203977"/>
    <w:rsid w:val="002041BE"/>
    <w:rsid w:val="00204D60"/>
    <w:rsid w:val="0021210F"/>
    <w:rsid w:val="00217385"/>
    <w:rsid w:val="00217E0E"/>
    <w:rsid w:val="00227F24"/>
    <w:rsid w:val="00231F97"/>
    <w:rsid w:val="0023320B"/>
    <w:rsid w:val="002336F2"/>
    <w:rsid w:val="00233ED5"/>
    <w:rsid w:val="0023586B"/>
    <w:rsid w:val="002409E3"/>
    <w:rsid w:val="002410FE"/>
    <w:rsid w:val="0024787D"/>
    <w:rsid w:val="00250884"/>
    <w:rsid w:val="002508D7"/>
    <w:rsid w:val="00252683"/>
    <w:rsid w:val="002558A2"/>
    <w:rsid w:val="002600A2"/>
    <w:rsid w:val="0026503F"/>
    <w:rsid w:val="0026517C"/>
    <w:rsid w:val="00271CB1"/>
    <w:rsid w:val="00274EFC"/>
    <w:rsid w:val="0027727D"/>
    <w:rsid w:val="002778C7"/>
    <w:rsid w:val="002860E5"/>
    <w:rsid w:val="002879E3"/>
    <w:rsid w:val="0029446D"/>
    <w:rsid w:val="002A2432"/>
    <w:rsid w:val="002A25F9"/>
    <w:rsid w:val="002A2E04"/>
    <w:rsid w:val="002A3877"/>
    <w:rsid w:val="002A6E6C"/>
    <w:rsid w:val="002B0C3D"/>
    <w:rsid w:val="002D1741"/>
    <w:rsid w:val="002D1A41"/>
    <w:rsid w:val="002E4867"/>
    <w:rsid w:val="002F182C"/>
    <w:rsid w:val="002F50CE"/>
    <w:rsid w:val="002F7586"/>
    <w:rsid w:val="00302E1D"/>
    <w:rsid w:val="003075C5"/>
    <w:rsid w:val="00315C71"/>
    <w:rsid w:val="00316E21"/>
    <w:rsid w:val="00317870"/>
    <w:rsid w:val="0032171E"/>
    <w:rsid w:val="00322837"/>
    <w:rsid w:val="00330D71"/>
    <w:rsid w:val="0033527E"/>
    <w:rsid w:val="00336028"/>
    <w:rsid w:val="00336101"/>
    <w:rsid w:val="00344DD1"/>
    <w:rsid w:val="003548D8"/>
    <w:rsid w:val="00362F13"/>
    <w:rsid w:val="003669AF"/>
    <w:rsid w:val="00372265"/>
    <w:rsid w:val="00375D73"/>
    <w:rsid w:val="003779B2"/>
    <w:rsid w:val="00382863"/>
    <w:rsid w:val="00384A34"/>
    <w:rsid w:val="0039094A"/>
    <w:rsid w:val="00390F8E"/>
    <w:rsid w:val="0039277E"/>
    <w:rsid w:val="00397ABA"/>
    <w:rsid w:val="003A2349"/>
    <w:rsid w:val="003A7C55"/>
    <w:rsid w:val="003B7195"/>
    <w:rsid w:val="003C15BD"/>
    <w:rsid w:val="003C3148"/>
    <w:rsid w:val="003C3929"/>
    <w:rsid w:val="003D3895"/>
    <w:rsid w:val="003D3969"/>
    <w:rsid w:val="003D447A"/>
    <w:rsid w:val="003D5ADD"/>
    <w:rsid w:val="003D65E6"/>
    <w:rsid w:val="003E0A3D"/>
    <w:rsid w:val="003E1045"/>
    <w:rsid w:val="003E2035"/>
    <w:rsid w:val="003E3D76"/>
    <w:rsid w:val="003E5772"/>
    <w:rsid w:val="003E621F"/>
    <w:rsid w:val="003E6846"/>
    <w:rsid w:val="003E7A9F"/>
    <w:rsid w:val="003F1F82"/>
    <w:rsid w:val="00403E09"/>
    <w:rsid w:val="0040465D"/>
    <w:rsid w:val="0040766B"/>
    <w:rsid w:val="0041034E"/>
    <w:rsid w:val="0041211A"/>
    <w:rsid w:val="0041330C"/>
    <w:rsid w:val="00414264"/>
    <w:rsid w:val="004142FA"/>
    <w:rsid w:val="00415633"/>
    <w:rsid w:val="00422328"/>
    <w:rsid w:val="004338AA"/>
    <w:rsid w:val="004341CB"/>
    <w:rsid w:val="00434244"/>
    <w:rsid w:val="00440D1C"/>
    <w:rsid w:val="0044265A"/>
    <w:rsid w:val="00443561"/>
    <w:rsid w:val="00445292"/>
    <w:rsid w:val="0044636B"/>
    <w:rsid w:val="00446861"/>
    <w:rsid w:val="0045083A"/>
    <w:rsid w:val="0045117C"/>
    <w:rsid w:val="0045142A"/>
    <w:rsid w:val="00454164"/>
    <w:rsid w:val="004541FE"/>
    <w:rsid w:val="004568FE"/>
    <w:rsid w:val="00460A78"/>
    <w:rsid w:val="0046762E"/>
    <w:rsid w:val="00467802"/>
    <w:rsid w:val="00470DB6"/>
    <w:rsid w:val="00471138"/>
    <w:rsid w:val="00473233"/>
    <w:rsid w:val="00473486"/>
    <w:rsid w:val="004742A8"/>
    <w:rsid w:val="00481162"/>
    <w:rsid w:val="004830F3"/>
    <w:rsid w:val="0048739E"/>
    <w:rsid w:val="00491931"/>
    <w:rsid w:val="00491FFB"/>
    <w:rsid w:val="00497930"/>
    <w:rsid w:val="004A01DF"/>
    <w:rsid w:val="004C250D"/>
    <w:rsid w:val="004C256E"/>
    <w:rsid w:val="004C50EC"/>
    <w:rsid w:val="004D23EB"/>
    <w:rsid w:val="004D5CD1"/>
    <w:rsid w:val="004D65DB"/>
    <w:rsid w:val="004D6764"/>
    <w:rsid w:val="004E11A0"/>
    <w:rsid w:val="004E51B1"/>
    <w:rsid w:val="004E6501"/>
    <w:rsid w:val="004E7080"/>
    <w:rsid w:val="004E75C0"/>
    <w:rsid w:val="004F63B9"/>
    <w:rsid w:val="004F6ADE"/>
    <w:rsid w:val="0050316A"/>
    <w:rsid w:val="00506155"/>
    <w:rsid w:val="005107EB"/>
    <w:rsid w:val="00511135"/>
    <w:rsid w:val="00515F1C"/>
    <w:rsid w:val="0052374B"/>
    <w:rsid w:val="00530FF3"/>
    <w:rsid w:val="00532A89"/>
    <w:rsid w:val="00537189"/>
    <w:rsid w:val="00537CF3"/>
    <w:rsid w:val="0054113E"/>
    <w:rsid w:val="0054516D"/>
    <w:rsid w:val="00545265"/>
    <w:rsid w:val="00546344"/>
    <w:rsid w:val="00546BD3"/>
    <w:rsid w:val="00552641"/>
    <w:rsid w:val="00553E1F"/>
    <w:rsid w:val="005563CF"/>
    <w:rsid w:val="00560C15"/>
    <w:rsid w:val="00564252"/>
    <w:rsid w:val="00567849"/>
    <w:rsid w:val="00574DE8"/>
    <w:rsid w:val="00575C12"/>
    <w:rsid w:val="00577984"/>
    <w:rsid w:val="0059130B"/>
    <w:rsid w:val="005921C4"/>
    <w:rsid w:val="00593B81"/>
    <w:rsid w:val="00593D40"/>
    <w:rsid w:val="005961EC"/>
    <w:rsid w:val="0059696F"/>
    <w:rsid w:val="005A0D00"/>
    <w:rsid w:val="005A2D46"/>
    <w:rsid w:val="005A505C"/>
    <w:rsid w:val="005A6799"/>
    <w:rsid w:val="005B1F37"/>
    <w:rsid w:val="005B6593"/>
    <w:rsid w:val="005B7531"/>
    <w:rsid w:val="005C011D"/>
    <w:rsid w:val="005D0A72"/>
    <w:rsid w:val="005D125F"/>
    <w:rsid w:val="005D2026"/>
    <w:rsid w:val="005E01DB"/>
    <w:rsid w:val="005E42ED"/>
    <w:rsid w:val="005E5DC4"/>
    <w:rsid w:val="005F161C"/>
    <w:rsid w:val="005F1A96"/>
    <w:rsid w:val="005F53EB"/>
    <w:rsid w:val="005F7A9A"/>
    <w:rsid w:val="0060397D"/>
    <w:rsid w:val="00611E74"/>
    <w:rsid w:val="006126C1"/>
    <w:rsid w:val="00612807"/>
    <w:rsid w:val="00617480"/>
    <w:rsid w:val="006278E5"/>
    <w:rsid w:val="00627AB7"/>
    <w:rsid w:val="00630BD9"/>
    <w:rsid w:val="006361F1"/>
    <w:rsid w:val="006363D1"/>
    <w:rsid w:val="00637152"/>
    <w:rsid w:val="00644F9E"/>
    <w:rsid w:val="00650B8C"/>
    <w:rsid w:val="00650D4A"/>
    <w:rsid w:val="00654087"/>
    <w:rsid w:val="00654CF6"/>
    <w:rsid w:val="00656BC2"/>
    <w:rsid w:val="0065722D"/>
    <w:rsid w:val="00660AE2"/>
    <w:rsid w:val="006656B4"/>
    <w:rsid w:val="00675703"/>
    <w:rsid w:val="006808CB"/>
    <w:rsid w:val="00683038"/>
    <w:rsid w:val="00684042"/>
    <w:rsid w:val="0068650D"/>
    <w:rsid w:val="00691B11"/>
    <w:rsid w:val="006923B8"/>
    <w:rsid w:val="006939C5"/>
    <w:rsid w:val="00695904"/>
    <w:rsid w:val="006A06BE"/>
    <w:rsid w:val="006A524C"/>
    <w:rsid w:val="006B0C14"/>
    <w:rsid w:val="006B2C6D"/>
    <w:rsid w:val="006B304D"/>
    <w:rsid w:val="006B313C"/>
    <w:rsid w:val="006B5B3C"/>
    <w:rsid w:val="006B5C03"/>
    <w:rsid w:val="006B696D"/>
    <w:rsid w:val="006C10EF"/>
    <w:rsid w:val="006C2534"/>
    <w:rsid w:val="006D2324"/>
    <w:rsid w:val="006D7189"/>
    <w:rsid w:val="006E10D1"/>
    <w:rsid w:val="006E29E8"/>
    <w:rsid w:val="006E2EF4"/>
    <w:rsid w:val="006E4AE9"/>
    <w:rsid w:val="006E7DF1"/>
    <w:rsid w:val="006F34E4"/>
    <w:rsid w:val="006F4049"/>
    <w:rsid w:val="006F7F39"/>
    <w:rsid w:val="007037F4"/>
    <w:rsid w:val="00703A71"/>
    <w:rsid w:val="0070756C"/>
    <w:rsid w:val="007078EF"/>
    <w:rsid w:val="00707C23"/>
    <w:rsid w:val="0071234E"/>
    <w:rsid w:val="00713BAD"/>
    <w:rsid w:val="00717F24"/>
    <w:rsid w:val="00724650"/>
    <w:rsid w:val="00727771"/>
    <w:rsid w:val="00731E5E"/>
    <w:rsid w:val="00732008"/>
    <w:rsid w:val="007326E2"/>
    <w:rsid w:val="0074049B"/>
    <w:rsid w:val="00740E61"/>
    <w:rsid w:val="00741641"/>
    <w:rsid w:val="00742272"/>
    <w:rsid w:val="00742E62"/>
    <w:rsid w:val="00750463"/>
    <w:rsid w:val="00752B60"/>
    <w:rsid w:val="0075504B"/>
    <w:rsid w:val="00755E2A"/>
    <w:rsid w:val="0076509C"/>
    <w:rsid w:val="00766996"/>
    <w:rsid w:val="00767581"/>
    <w:rsid w:val="007678EA"/>
    <w:rsid w:val="007704A6"/>
    <w:rsid w:val="00770BA4"/>
    <w:rsid w:val="0077362F"/>
    <w:rsid w:val="00774C2D"/>
    <w:rsid w:val="00787B17"/>
    <w:rsid w:val="007910B1"/>
    <w:rsid w:val="00792DED"/>
    <w:rsid w:val="007A04F2"/>
    <w:rsid w:val="007A0B7D"/>
    <w:rsid w:val="007A0F88"/>
    <w:rsid w:val="007A41F0"/>
    <w:rsid w:val="007B11CC"/>
    <w:rsid w:val="007B13AD"/>
    <w:rsid w:val="007B1E5A"/>
    <w:rsid w:val="007B3AD3"/>
    <w:rsid w:val="007B4706"/>
    <w:rsid w:val="007B6AD0"/>
    <w:rsid w:val="007B7BFB"/>
    <w:rsid w:val="007C105E"/>
    <w:rsid w:val="007C22B4"/>
    <w:rsid w:val="007C25AA"/>
    <w:rsid w:val="007D01E9"/>
    <w:rsid w:val="007D66AC"/>
    <w:rsid w:val="007E172B"/>
    <w:rsid w:val="007E2009"/>
    <w:rsid w:val="007E29DE"/>
    <w:rsid w:val="007E370D"/>
    <w:rsid w:val="007E43EA"/>
    <w:rsid w:val="007E7694"/>
    <w:rsid w:val="007E7A27"/>
    <w:rsid w:val="007F0EC7"/>
    <w:rsid w:val="007F4DB7"/>
    <w:rsid w:val="007F63AF"/>
    <w:rsid w:val="008037EE"/>
    <w:rsid w:val="00807C81"/>
    <w:rsid w:val="0081479F"/>
    <w:rsid w:val="00816BD4"/>
    <w:rsid w:val="008258C7"/>
    <w:rsid w:val="00827CCA"/>
    <w:rsid w:val="00831D7F"/>
    <w:rsid w:val="008320D2"/>
    <w:rsid w:val="00835872"/>
    <w:rsid w:val="0083591D"/>
    <w:rsid w:val="008405E6"/>
    <w:rsid w:val="008468D7"/>
    <w:rsid w:val="00846FB2"/>
    <w:rsid w:val="00847541"/>
    <w:rsid w:val="00850653"/>
    <w:rsid w:val="0085147D"/>
    <w:rsid w:val="00852545"/>
    <w:rsid w:val="00853664"/>
    <w:rsid w:val="00857492"/>
    <w:rsid w:val="0086019F"/>
    <w:rsid w:val="00862B8A"/>
    <w:rsid w:val="00863175"/>
    <w:rsid w:val="0086335A"/>
    <w:rsid w:val="008833BE"/>
    <w:rsid w:val="0088356F"/>
    <w:rsid w:val="008836E1"/>
    <w:rsid w:val="00883A21"/>
    <w:rsid w:val="008876B8"/>
    <w:rsid w:val="008919ED"/>
    <w:rsid w:val="00894786"/>
    <w:rsid w:val="00897085"/>
    <w:rsid w:val="00897CF1"/>
    <w:rsid w:val="008A1751"/>
    <w:rsid w:val="008A1A1F"/>
    <w:rsid w:val="008A1DE8"/>
    <w:rsid w:val="008A4710"/>
    <w:rsid w:val="008B406A"/>
    <w:rsid w:val="008B67D0"/>
    <w:rsid w:val="008B6BAF"/>
    <w:rsid w:val="008C1B54"/>
    <w:rsid w:val="008C4FEA"/>
    <w:rsid w:val="008C7414"/>
    <w:rsid w:val="008D4402"/>
    <w:rsid w:val="008D5955"/>
    <w:rsid w:val="008E0D6C"/>
    <w:rsid w:val="008E67E4"/>
    <w:rsid w:val="008E7D37"/>
    <w:rsid w:val="008F006D"/>
    <w:rsid w:val="008F1AAA"/>
    <w:rsid w:val="008F6D9A"/>
    <w:rsid w:val="00901004"/>
    <w:rsid w:val="00901914"/>
    <w:rsid w:val="0090200B"/>
    <w:rsid w:val="00903296"/>
    <w:rsid w:val="00905A31"/>
    <w:rsid w:val="00906184"/>
    <w:rsid w:val="009107C9"/>
    <w:rsid w:val="00920887"/>
    <w:rsid w:val="00921023"/>
    <w:rsid w:val="00923839"/>
    <w:rsid w:val="0093200A"/>
    <w:rsid w:val="009363E2"/>
    <w:rsid w:val="0093667B"/>
    <w:rsid w:val="009367C3"/>
    <w:rsid w:val="00936E2D"/>
    <w:rsid w:val="0093738F"/>
    <w:rsid w:val="00940F7E"/>
    <w:rsid w:val="009421C6"/>
    <w:rsid w:val="00942683"/>
    <w:rsid w:val="009428AD"/>
    <w:rsid w:val="009472A7"/>
    <w:rsid w:val="00947918"/>
    <w:rsid w:val="00957B6D"/>
    <w:rsid w:val="00965719"/>
    <w:rsid w:val="00965D1F"/>
    <w:rsid w:val="009679D1"/>
    <w:rsid w:val="00972D14"/>
    <w:rsid w:val="00975957"/>
    <w:rsid w:val="00975CB0"/>
    <w:rsid w:val="00985D55"/>
    <w:rsid w:val="009A0A7C"/>
    <w:rsid w:val="009A32DB"/>
    <w:rsid w:val="009B7A0A"/>
    <w:rsid w:val="009C2E65"/>
    <w:rsid w:val="009C6CD7"/>
    <w:rsid w:val="009C73DD"/>
    <w:rsid w:val="009C781E"/>
    <w:rsid w:val="009D3A43"/>
    <w:rsid w:val="009D3D9B"/>
    <w:rsid w:val="009E0476"/>
    <w:rsid w:val="009E18DF"/>
    <w:rsid w:val="009E1D3F"/>
    <w:rsid w:val="009E2CBE"/>
    <w:rsid w:val="009E4616"/>
    <w:rsid w:val="009E594F"/>
    <w:rsid w:val="009F0C05"/>
    <w:rsid w:val="009F0F39"/>
    <w:rsid w:val="009F0FA6"/>
    <w:rsid w:val="009F3476"/>
    <w:rsid w:val="009F4F9E"/>
    <w:rsid w:val="00A0250E"/>
    <w:rsid w:val="00A11559"/>
    <w:rsid w:val="00A13BD2"/>
    <w:rsid w:val="00A23128"/>
    <w:rsid w:val="00A23A5C"/>
    <w:rsid w:val="00A23FDB"/>
    <w:rsid w:val="00A266A6"/>
    <w:rsid w:val="00A27136"/>
    <w:rsid w:val="00A324AA"/>
    <w:rsid w:val="00A35B1E"/>
    <w:rsid w:val="00A419E5"/>
    <w:rsid w:val="00A42A12"/>
    <w:rsid w:val="00A43DAC"/>
    <w:rsid w:val="00A551CA"/>
    <w:rsid w:val="00A577F0"/>
    <w:rsid w:val="00A603ED"/>
    <w:rsid w:val="00A61E4F"/>
    <w:rsid w:val="00A6305D"/>
    <w:rsid w:val="00A64174"/>
    <w:rsid w:val="00A6615B"/>
    <w:rsid w:val="00A71494"/>
    <w:rsid w:val="00A71958"/>
    <w:rsid w:val="00A725B2"/>
    <w:rsid w:val="00A7281E"/>
    <w:rsid w:val="00A80113"/>
    <w:rsid w:val="00A80784"/>
    <w:rsid w:val="00A83E22"/>
    <w:rsid w:val="00A8496D"/>
    <w:rsid w:val="00A84B21"/>
    <w:rsid w:val="00A84C18"/>
    <w:rsid w:val="00A968ED"/>
    <w:rsid w:val="00AA6054"/>
    <w:rsid w:val="00AA7555"/>
    <w:rsid w:val="00AB54FD"/>
    <w:rsid w:val="00AB65E7"/>
    <w:rsid w:val="00AB6EC6"/>
    <w:rsid w:val="00AC35A3"/>
    <w:rsid w:val="00AC7808"/>
    <w:rsid w:val="00AD0E65"/>
    <w:rsid w:val="00AD10C1"/>
    <w:rsid w:val="00AD45C0"/>
    <w:rsid w:val="00AD52EC"/>
    <w:rsid w:val="00AD5746"/>
    <w:rsid w:val="00AE2B6E"/>
    <w:rsid w:val="00AE3956"/>
    <w:rsid w:val="00AE45FD"/>
    <w:rsid w:val="00AE644A"/>
    <w:rsid w:val="00AE6F84"/>
    <w:rsid w:val="00AF1065"/>
    <w:rsid w:val="00AF1908"/>
    <w:rsid w:val="00AF2577"/>
    <w:rsid w:val="00AF3938"/>
    <w:rsid w:val="00AF50F3"/>
    <w:rsid w:val="00B00490"/>
    <w:rsid w:val="00B00B2F"/>
    <w:rsid w:val="00B00C61"/>
    <w:rsid w:val="00B00FFF"/>
    <w:rsid w:val="00B01889"/>
    <w:rsid w:val="00B0236C"/>
    <w:rsid w:val="00B111C9"/>
    <w:rsid w:val="00B117B6"/>
    <w:rsid w:val="00B131F1"/>
    <w:rsid w:val="00B13DE6"/>
    <w:rsid w:val="00B1444F"/>
    <w:rsid w:val="00B14B4F"/>
    <w:rsid w:val="00B15FB4"/>
    <w:rsid w:val="00B21851"/>
    <w:rsid w:val="00B2207C"/>
    <w:rsid w:val="00B24884"/>
    <w:rsid w:val="00B24DD8"/>
    <w:rsid w:val="00B25488"/>
    <w:rsid w:val="00B33DB8"/>
    <w:rsid w:val="00B42CB4"/>
    <w:rsid w:val="00B46212"/>
    <w:rsid w:val="00B47D97"/>
    <w:rsid w:val="00B52B23"/>
    <w:rsid w:val="00B52C21"/>
    <w:rsid w:val="00B54B05"/>
    <w:rsid w:val="00B54F25"/>
    <w:rsid w:val="00B5647B"/>
    <w:rsid w:val="00B56C16"/>
    <w:rsid w:val="00B615D9"/>
    <w:rsid w:val="00B7347A"/>
    <w:rsid w:val="00B75489"/>
    <w:rsid w:val="00B75BCD"/>
    <w:rsid w:val="00B8032D"/>
    <w:rsid w:val="00B87E03"/>
    <w:rsid w:val="00B94455"/>
    <w:rsid w:val="00BA5B2E"/>
    <w:rsid w:val="00BB2C06"/>
    <w:rsid w:val="00BB35BC"/>
    <w:rsid w:val="00BB602A"/>
    <w:rsid w:val="00BB76BF"/>
    <w:rsid w:val="00BB7B07"/>
    <w:rsid w:val="00BC2CB1"/>
    <w:rsid w:val="00BC3262"/>
    <w:rsid w:val="00BC584E"/>
    <w:rsid w:val="00BC6BAD"/>
    <w:rsid w:val="00BC7A65"/>
    <w:rsid w:val="00BD7827"/>
    <w:rsid w:val="00BE0E7E"/>
    <w:rsid w:val="00BE3CF4"/>
    <w:rsid w:val="00BE4C85"/>
    <w:rsid w:val="00BE75E0"/>
    <w:rsid w:val="00BF24BD"/>
    <w:rsid w:val="00BF4AFA"/>
    <w:rsid w:val="00BF6AC1"/>
    <w:rsid w:val="00BF6F3D"/>
    <w:rsid w:val="00C01384"/>
    <w:rsid w:val="00C0223E"/>
    <w:rsid w:val="00C05B02"/>
    <w:rsid w:val="00C05C42"/>
    <w:rsid w:val="00C13E05"/>
    <w:rsid w:val="00C26462"/>
    <w:rsid w:val="00C2686B"/>
    <w:rsid w:val="00C32E89"/>
    <w:rsid w:val="00C33923"/>
    <w:rsid w:val="00C33B4B"/>
    <w:rsid w:val="00C35395"/>
    <w:rsid w:val="00C4006F"/>
    <w:rsid w:val="00C439C0"/>
    <w:rsid w:val="00C43D67"/>
    <w:rsid w:val="00C47EAA"/>
    <w:rsid w:val="00C54B22"/>
    <w:rsid w:val="00C5531E"/>
    <w:rsid w:val="00C6289F"/>
    <w:rsid w:val="00C641B2"/>
    <w:rsid w:val="00C72DB3"/>
    <w:rsid w:val="00C73DF5"/>
    <w:rsid w:val="00C74231"/>
    <w:rsid w:val="00C7694A"/>
    <w:rsid w:val="00C77529"/>
    <w:rsid w:val="00C87146"/>
    <w:rsid w:val="00C90A01"/>
    <w:rsid w:val="00C9131D"/>
    <w:rsid w:val="00C949E8"/>
    <w:rsid w:val="00C95C39"/>
    <w:rsid w:val="00CA12DA"/>
    <w:rsid w:val="00CA37F2"/>
    <w:rsid w:val="00CA3865"/>
    <w:rsid w:val="00CA6C44"/>
    <w:rsid w:val="00CB1E8B"/>
    <w:rsid w:val="00CB242A"/>
    <w:rsid w:val="00CB53AA"/>
    <w:rsid w:val="00CB6A7C"/>
    <w:rsid w:val="00CC0453"/>
    <w:rsid w:val="00CC490B"/>
    <w:rsid w:val="00CC5B3B"/>
    <w:rsid w:val="00CC5E6C"/>
    <w:rsid w:val="00CC6A41"/>
    <w:rsid w:val="00CC786C"/>
    <w:rsid w:val="00CD069D"/>
    <w:rsid w:val="00CD19D3"/>
    <w:rsid w:val="00CD29AB"/>
    <w:rsid w:val="00CD5699"/>
    <w:rsid w:val="00CD57A3"/>
    <w:rsid w:val="00CD5BF4"/>
    <w:rsid w:val="00CD60EF"/>
    <w:rsid w:val="00CD7628"/>
    <w:rsid w:val="00CE2940"/>
    <w:rsid w:val="00CE3AB2"/>
    <w:rsid w:val="00CE5D68"/>
    <w:rsid w:val="00CE7237"/>
    <w:rsid w:val="00CF003A"/>
    <w:rsid w:val="00CF2C22"/>
    <w:rsid w:val="00CF4302"/>
    <w:rsid w:val="00D01DD1"/>
    <w:rsid w:val="00D034DB"/>
    <w:rsid w:val="00D105EF"/>
    <w:rsid w:val="00D117DE"/>
    <w:rsid w:val="00D13DF2"/>
    <w:rsid w:val="00D218AE"/>
    <w:rsid w:val="00D21C5C"/>
    <w:rsid w:val="00D22A23"/>
    <w:rsid w:val="00D232DC"/>
    <w:rsid w:val="00D35DF3"/>
    <w:rsid w:val="00D36F7B"/>
    <w:rsid w:val="00D4034F"/>
    <w:rsid w:val="00D40475"/>
    <w:rsid w:val="00D46419"/>
    <w:rsid w:val="00D4759D"/>
    <w:rsid w:val="00D514BF"/>
    <w:rsid w:val="00D54146"/>
    <w:rsid w:val="00D548CE"/>
    <w:rsid w:val="00D55FAA"/>
    <w:rsid w:val="00D57BF0"/>
    <w:rsid w:val="00D63F32"/>
    <w:rsid w:val="00D67ECF"/>
    <w:rsid w:val="00D700CA"/>
    <w:rsid w:val="00D7196D"/>
    <w:rsid w:val="00D81AE3"/>
    <w:rsid w:val="00D8583F"/>
    <w:rsid w:val="00D92095"/>
    <w:rsid w:val="00D92782"/>
    <w:rsid w:val="00D941C9"/>
    <w:rsid w:val="00DA214A"/>
    <w:rsid w:val="00DA38F5"/>
    <w:rsid w:val="00DA3D14"/>
    <w:rsid w:val="00DA3DF6"/>
    <w:rsid w:val="00DB0B51"/>
    <w:rsid w:val="00DB159F"/>
    <w:rsid w:val="00DB2B1F"/>
    <w:rsid w:val="00DB39EA"/>
    <w:rsid w:val="00DB3F7D"/>
    <w:rsid w:val="00DC04A8"/>
    <w:rsid w:val="00DC5CEF"/>
    <w:rsid w:val="00DC6B44"/>
    <w:rsid w:val="00DD08C3"/>
    <w:rsid w:val="00DD1076"/>
    <w:rsid w:val="00DD1C7D"/>
    <w:rsid w:val="00DD2076"/>
    <w:rsid w:val="00DD3C27"/>
    <w:rsid w:val="00DE784A"/>
    <w:rsid w:val="00DE7FD0"/>
    <w:rsid w:val="00DF04A1"/>
    <w:rsid w:val="00DF1407"/>
    <w:rsid w:val="00DF2345"/>
    <w:rsid w:val="00DF329E"/>
    <w:rsid w:val="00DF3D5B"/>
    <w:rsid w:val="00DF44ED"/>
    <w:rsid w:val="00DF4622"/>
    <w:rsid w:val="00DF561E"/>
    <w:rsid w:val="00DF7A70"/>
    <w:rsid w:val="00DF7F3C"/>
    <w:rsid w:val="00E00F1F"/>
    <w:rsid w:val="00E01EAB"/>
    <w:rsid w:val="00E0701B"/>
    <w:rsid w:val="00E123E8"/>
    <w:rsid w:val="00E12D8A"/>
    <w:rsid w:val="00E135A3"/>
    <w:rsid w:val="00E14466"/>
    <w:rsid w:val="00E14913"/>
    <w:rsid w:val="00E15BCA"/>
    <w:rsid w:val="00E228FF"/>
    <w:rsid w:val="00E22FEA"/>
    <w:rsid w:val="00E23FFE"/>
    <w:rsid w:val="00E256FE"/>
    <w:rsid w:val="00E27589"/>
    <w:rsid w:val="00E304EE"/>
    <w:rsid w:val="00E30C21"/>
    <w:rsid w:val="00E35F21"/>
    <w:rsid w:val="00E415A8"/>
    <w:rsid w:val="00E42DB6"/>
    <w:rsid w:val="00E4414F"/>
    <w:rsid w:val="00E4430E"/>
    <w:rsid w:val="00E451A8"/>
    <w:rsid w:val="00E47CAB"/>
    <w:rsid w:val="00E53958"/>
    <w:rsid w:val="00E56504"/>
    <w:rsid w:val="00E620FB"/>
    <w:rsid w:val="00E627D0"/>
    <w:rsid w:val="00E663BE"/>
    <w:rsid w:val="00E67F2A"/>
    <w:rsid w:val="00E73D32"/>
    <w:rsid w:val="00E74B53"/>
    <w:rsid w:val="00E76C8C"/>
    <w:rsid w:val="00E77F1A"/>
    <w:rsid w:val="00E81497"/>
    <w:rsid w:val="00E839BA"/>
    <w:rsid w:val="00E856C6"/>
    <w:rsid w:val="00E87368"/>
    <w:rsid w:val="00E961B2"/>
    <w:rsid w:val="00EA5140"/>
    <w:rsid w:val="00EB5489"/>
    <w:rsid w:val="00EB6AEE"/>
    <w:rsid w:val="00EB746D"/>
    <w:rsid w:val="00EC0377"/>
    <w:rsid w:val="00EC223A"/>
    <w:rsid w:val="00EC2F7C"/>
    <w:rsid w:val="00EC3ACC"/>
    <w:rsid w:val="00EC488B"/>
    <w:rsid w:val="00EC7211"/>
    <w:rsid w:val="00ED00F5"/>
    <w:rsid w:val="00ED3800"/>
    <w:rsid w:val="00EE0A9D"/>
    <w:rsid w:val="00EE1210"/>
    <w:rsid w:val="00EE3D84"/>
    <w:rsid w:val="00EF368B"/>
    <w:rsid w:val="00EF42ED"/>
    <w:rsid w:val="00EF66A9"/>
    <w:rsid w:val="00F037DF"/>
    <w:rsid w:val="00F05F2E"/>
    <w:rsid w:val="00F105CB"/>
    <w:rsid w:val="00F154FB"/>
    <w:rsid w:val="00F16B9B"/>
    <w:rsid w:val="00F247FB"/>
    <w:rsid w:val="00F24DDD"/>
    <w:rsid w:val="00F26BB7"/>
    <w:rsid w:val="00F279EA"/>
    <w:rsid w:val="00F34468"/>
    <w:rsid w:val="00F518B2"/>
    <w:rsid w:val="00F52365"/>
    <w:rsid w:val="00F64DC1"/>
    <w:rsid w:val="00F65AFB"/>
    <w:rsid w:val="00F71839"/>
    <w:rsid w:val="00F74FCA"/>
    <w:rsid w:val="00F77E75"/>
    <w:rsid w:val="00F80DED"/>
    <w:rsid w:val="00F81F86"/>
    <w:rsid w:val="00F85DB3"/>
    <w:rsid w:val="00F8620F"/>
    <w:rsid w:val="00F9028B"/>
    <w:rsid w:val="00F9208A"/>
    <w:rsid w:val="00F923B5"/>
    <w:rsid w:val="00F97925"/>
    <w:rsid w:val="00F97CC7"/>
    <w:rsid w:val="00FA0645"/>
    <w:rsid w:val="00FA6830"/>
    <w:rsid w:val="00FB0190"/>
    <w:rsid w:val="00FB2057"/>
    <w:rsid w:val="00FB2DBD"/>
    <w:rsid w:val="00FB61FA"/>
    <w:rsid w:val="00FC0741"/>
    <w:rsid w:val="00FC4461"/>
    <w:rsid w:val="00FD5390"/>
    <w:rsid w:val="00FE3303"/>
    <w:rsid w:val="00FE5DCE"/>
    <w:rsid w:val="00FF044C"/>
    <w:rsid w:val="00FF0EF7"/>
    <w:rsid w:val="00FF400D"/>
    <w:rsid w:val="00FF7271"/>
    <w:rsid w:val="126308AE"/>
    <w:rsid w:val="22F1A205"/>
    <w:rsid w:val="6DB57DDA"/>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EF4E"/>
  <w15:chartTrackingRefBased/>
  <w15:docId w15:val="{5A6B72EB-44A7-4592-AB53-64663F109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3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3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D67"/>
    <w:rPr>
      <w:rFonts w:eastAsiaTheme="majorEastAsia" w:cstheme="majorBidi"/>
      <w:color w:val="272727" w:themeColor="text1" w:themeTint="D8"/>
    </w:rPr>
  </w:style>
  <w:style w:type="paragraph" w:styleId="Title">
    <w:name w:val="Title"/>
    <w:basedOn w:val="Normal"/>
    <w:next w:val="Normal"/>
    <w:link w:val="TitleChar"/>
    <w:uiPriority w:val="10"/>
    <w:qFormat/>
    <w:rsid w:val="00C43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D67"/>
    <w:pPr>
      <w:spacing w:before="160"/>
      <w:jc w:val="center"/>
    </w:pPr>
    <w:rPr>
      <w:i/>
      <w:iCs/>
      <w:color w:val="404040" w:themeColor="text1" w:themeTint="BF"/>
    </w:rPr>
  </w:style>
  <w:style w:type="character" w:customStyle="1" w:styleId="QuoteChar">
    <w:name w:val="Quote Char"/>
    <w:basedOn w:val="DefaultParagraphFont"/>
    <w:link w:val="Quote"/>
    <w:uiPriority w:val="29"/>
    <w:rsid w:val="00C43D67"/>
    <w:rPr>
      <w:i/>
      <w:iCs/>
      <w:color w:val="404040" w:themeColor="text1" w:themeTint="BF"/>
    </w:rPr>
  </w:style>
  <w:style w:type="paragraph" w:styleId="ListParagraph">
    <w:name w:val="List Paragraph"/>
    <w:basedOn w:val="Normal"/>
    <w:uiPriority w:val="34"/>
    <w:qFormat/>
    <w:rsid w:val="00C43D67"/>
    <w:pPr>
      <w:ind w:left="720"/>
      <w:contextualSpacing/>
    </w:pPr>
  </w:style>
  <w:style w:type="character" w:styleId="IntenseEmphasis">
    <w:name w:val="Intense Emphasis"/>
    <w:basedOn w:val="DefaultParagraphFont"/>
    <w:uiPriority w:val="21"/>
    <w:qFormat/>
    <w:rsid w:val="00C43D67"/>
    <w:rPr>
      <w:i/>
      <w:iCs/>
      <w:color w:val="0F4761" w:themeColor="accent1" w:themeShade="BF"/>
    </w:rPr>
  </w:style>
  <w:style w:type="paragraph" w:styleId="IntenseQuote">
    <w:name w:val="Intense Quote"/>
    <w:basedOn w:val="Normal"/>
    <w:next w:val="Normal"/>
    <w:link w:val="IntenseQuoteChar"/>
    <w:uiPriority w:val="30"/>
    <w:qFormat/>
    <w:rsid w:val="00C43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D67"/>
    <w:rPr>
      <w:i/>
      <w:iCs/>
      <w:color w:val="0F4761" w:themeColor="accent1" w:themeShade="BF"/>
    </w:rPr>
  </w:style>
  <w:style w:type="character" w:styleId="IntenseReference">
    <w:name w:val="Intense Reference"/>
    <w:basedOn w:val="DefaultParagraphFont"/>
    <w:uiPriority w:val="32"/>
    <w:qFormat/>
    <w:rsid w:val="00C43D67"/>
    <w:rPr>
      <w:b/>
      <w:bCs/>
      <w:smallCaps/>
      <w:color w:val="0F4761" w:themeColor="accent1" w:themeShade="BF"/>
      <w:spacing w:val="5"/>
    </w:rPr>
  </w:style>
  <w:style w:type="table" w:styleId="TableGrid">
    <w:name w:val="Table Grid"/>
    <w:basedOn w:val="TableNormal"/>
    <w:uiPriority w:val="39"/>
    <w:rsid w:val="00AF5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3929"/>
    <w:pPr>
      <w:tabs>
        <w:tab w:val="center" w:pos="4536"/>
        <w:tab w:val="right" w:pos="9072"/>
      </w:tabs>
      <w:spacing w:after="0" w:line="240" w:lineRule="auto"/>
    </w:pPr>
  </w:style>
  <w:style w:type="character" w:customStyle="1" w:styleId="HeaderChar">
    <w:name w:val="Header Char"/>
    <w:basedOn w:val="DefaultParagraphFont"/>
    <w:link w:val="Header"/>
    <w:uiPriority w:val="99"/>
    <w:rsid w:val="003C3929"/>
  </w:style>
  <w:style w:type="paragraph" w:styleId="Footer">
    <w:name w:val="footer"/>
    <w:basedOn w:val="Normal"/>
    <w:link w:val="FooterChar"/>
    <w:uiPriority w:val="99"/>
    <w:unhideWhenUsed/>
    <w:rsid w:val="003C3929"/>
    <w:pPr>
      <w:tabs>
        <w:tab w:val="center" w:pos="4536"/>
        <w:tab w:val="right" w:pos="9072"/>
      </w:tabs>
      <w:spacing w:after="0" w:line="240" w:lineRule="auto"/>
    </w:pPr>
  </w:style>
  <w:style w:type="character" w:customStyle="1" w:styleId="FooterChar">
    <w:name w:val="Footer Char"/>
    <w:basedOn w:val="DefaultParagraphFont"/>
    <w:link w:val="Footer"/>
    <w:uiPriority w:val="99"/>
    <w:rsid w:val="003C3929"/>
  </w:style>
  <w:style w:type="character" w:styleId="Hyperlink">
    <w:name w:val="Hyperlink"/>
    <w:basedOn w:val="DefaultParagraphFont"/>
    <w:uiPriority w:val="99"/>
    <w:unhideWhenUsed/>
    <w:rsid w:val="007E172B"/>
    <w:rPr>
      <w:color w:val="467886" w:themeColor="hyperlink"/>
      <w:u w:val="single"/>
    </w:rPr>
  </w:style>
  <w:style w:type="character" w:styleId="UnresolvedMention">
    <w:name w:val="Unresolved Mention"/>
    <w:basedOn w:val="DefaultParagraphFont"/>
    <w:uiPriority w:val="99"/>
    <w:semiHidden/>
    <w:unhideWhenUsed/>
    <w:rsid w:val="007E172B"/>
    <w:rPr>
      <w:color w:val="605E5C"/>
      <w:shd w:val="clear" w:color="auto" w:fill="E1DFDD"/>
    </w:rPr>
  </w:style>
  <w:style w:type="character" w:styleId="FollowedHyperlink">
    <w:name w:val="FollowedHyperlink"/>
    <w:basedOn w:val="DefaultParagraphFont"/>
    <w:uiPriority w:val="99"/>
    <w:semiHidden/>
    <w:unhideWhenUsed/>
    <w:rsid w:val="007E172B"/>
    <w:rPr>
      <w:color w:val="96607D" w:themeColor="followedHyperlink"/>
      <w:u w:val="single"/>
    </w:rPr>
  </w:style>
  <w:style w:type="paragraph" w:styleId="NoSpacing">
    <w:name w:val="No Spacing"/>
    <w:uiPriority w:val="1"/>
    <w:qFormat/>
    <w:rsid w:val="00B87E03"/>
    <w:pPr>
      <w:spacing w:after="0" w:line="240" w:lineRule="auto"/>
    </w:pPr>
  </w:style>
  <w:style w:type="paragraph" w:styleId="NormalWeb">
    <w:name w:val="Normal (Web)"/>
    <w:basedOn w:val="Normal"/>
    <w:uiPriority w:val="99"/>
    <w:semiHidden/>
    <w:unhideWhenUsed/>
    <w:rsid w:val="00B87E03"/>
    <w:rPr>
      <w:rFonts w:ascii="Times New Roman" w:hAnsi="Times New Roman" w:cs="Times New Roman"/>
    </w:rPr>
  </w:style>
  <w:style w:type="paragraph" w:styleId="TOCHeading">
    <w:name w:val="TOC Heading"/>
    <w:basedOn w:val="Heading1"/>
    <w:next w:val="Normal"/>
    <w:uiPriority w:val="39"/>
    <w:unhideWhenUsed/>
    <w:qFormat/>
    <w:rsid w:val="0027727D"/>
    <w:pPr>
      <w:spacing w:before="240" w:after="0" w:line="259" w:lineRule="auto"/>
      <w:outlineLvl w:val="9"/>
    </w:pPr>
    <w:rPr>
      <w:kern w:val="0"/>
      <w:sz w:val="32"/>
      <w:szCs w:val="32"/>
      <w:lang w:eastAsia="de-CH"/>
      <w14:ligatures w14:val="none"/>
    </w:rPr>
  </w:style>
  <w:style w:type="paragraph" w:styleId="TOC1">
    <w:name w:val="toc 1"/>
    <w:basedOn w:val="Normal"/>
    <w:next w:val="Normal"/>
    <w:autoRedefine/>
    <w:uiPriority w:val="39"/>
    <w:unhideWhenUsed/>
    <w:rsid w:val="00537CF3"/>
    <w:pPr>
      <w:spacing w:after="100"/>
    </w:pPr>
    <w:rPr>
      <w:rFonts w:ascii="Segoe UI Emoji" w:hAnsi="Segoe UI Emoji"/>
    </w:rPr>
  </w:style>
  <w:style w:type="paragraph" w:styleId="TOC2">
    <w:name w:val="toc 2"/>
    <w:basedOn w:val="Normal"/>
    <w:next w:val="Normal"/>
    <w:autoRedefine/>
    <w:uiPriority w:val="39"/>
    <w:unhideWhenUsed/>
    <w:rsid w:val="00E22FEA"/>
    <w:pPr>
      <w:spacing w:after="100" w:line="259" w:lineRule="auto"/>
      <w:ind w:left="220"/>
    </w:pPr>
    <w:rPr>
      <w:rFonts w:eastAsiaTheme="minorEastAsia" w:cs="Times New Roman"/>
      <w:kern w:val="0"/>
      <w:sz w:val="22"/>
      <w:szCs w:val="22"/>
      <w:lang w:eastAsia="de-CH"/>
      <w14:ligatures w14:val="none"/>
    </w:rPr>
  </w:style>
  <w:style w:type="paragraph" w:styleId="TOC3">
    <w:name w:val="toc 3"/>
    <w:basedOn w:val="Normal"/>
    <w:next w:val="Normal"/>
    <w:autoRedefine/>
    <w:uiPriority w:val="39"/>
    <w:unhideWhenUsed/>
    <w:rsid w:val="00E22FEA"/>
    <w:pPr>
      <w:spacing w:after="100" w:line="259" w:lineRule="auto"/>
      <w:ind w:left="440"/>
    </w:pPr>
    <w:rPr>
      <w:rFonts w:eastAsiaTheme="minorEastAsia" w:cs="Times New Roman"/>
      <w:kern w:val="0"/>
      <w:sz w:val="22"/>
      <w:szCs w:val="22"/>
      <w:lang w:eastAsia="de-CH"/>
      <w14:ligatures w14:val="none"/>
    </w:rPr>
  </w:style>
  <w:style w:type="character" w:customStyle="1" w:styleId="apple-converted-space">
    <w:name w:val="apple-converted-space"/>
    <w:basedOn w:val="DefaultParagraphFont"/>
    <w:rsid w:val="003B7195"/>
  </w:style>
  <w:style w:type="character" w:styleId="Emphasis">
    <w:name w:val="Emphasis"/>
    <w:basedOn w:val="DefaultParagraphFont"/>
    <w:uiPriority w:val="20"/>
    <w:qFormat/>
    <w:rsid w:val="003B71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06771">
      <w:bodyDiv w:val="1"/>
      <w:marLeft w:val="0"/>
      <w:marRight w:val="0"/>
      <w:marTop w:val="0"/>
      <w:marBottom w:val="0"/>
      <w:divBdr>
        <w:top w:val="none" w:sz="0" w:space="0" w:color="auto"/>
        <w:left w:val="none" w:sz="0" w:space="0" w:color="auto"/>
        <w:bottom w:val="none" w:sz="0" w:space="0" w:color="auto"/>
        <w:right w:val="none" w:sz="0" w:space="0" w:color="auto"/>
      </w:divBdr>
    </w:div>
    <w:div w:id="265357096">
      <w:bodyDiv w:val="1"/>
      <w:marLeft w:val="0"/>
      <w:marRight w:val="0"/>
      <w:marTop w:val="0"/>
      <w:marBottom w:val="0"/>
      <w:divBdr>
        <w:top w:val="none" w:sz="0" w:space="0" w:color="auto"/>
        <w:left w:val="none" w:sz="0" w:space="0" w:color="auto"/>
        <w:bottom w:val="none" w:sz="0" w:space="0" w:color="auto"/>
        <w:right w:val="none" w:sz="0" w:space="0" w:color="auto"/>
      </w:divBdr>
    </w:div>
    <w:div w:id="339312616">
      <w:bodyDiv w:val="1"/>
      <w:marLeft w:val="0"/>
      <w:marRight w:val="0"/>
      <w:marTop w:val="0"/>
      <w:marBottom w:val="0"/>
      <w:divBdr>
        <w:top w:val="none" w:sz="0" w:space="0" w:color="auto"/>
        <w:left w:val="none" w:sz="0" w:space="0" w:color="auto"/>
        <w:bottom w:val="none" w:sz="0" w:space="0" w:color="auto"/>
        <w:right w:val="none" w:sz="0" w:space="0" w:color="auto"/>
      </w:divBdr>
    </w:div>
    <w:div w:id="376245779">
      <w:bodyDiv w:val="1"/>
      <w:marLeft w:val="0"/>
      <w:marRight w:val="0"/>
      <w:marTop w:val="0"/>
      <w:marBottom w:val="0"/>
      <w:divBdr>
        <w:top w:val="none" w:sz="0" w:space="0" w:color="auto"/>
        <w:left w:val="none" w:sz="0" w:space="0" w:color="auto"/>
        <w:bottom w:val="none" w:sz="0" w:space="0" w:color="auto"/>
        <w:right w:val="none" w:sz="0" w:space="0" w:color="auto"/>
      </w:divBdr>
      <w:divsChild>
        <w:div w:id="1267927438">
          <w:marLeft w:val="0"/>
          <w:marRight w:val="0"/>
          <w:marTop w:val="0"/>
          <w:marBottom w:val="0"/>
          <w:divBdr>
            <w:top w:val="none" w:sz="0" w:space="0" w:color="auto"/>
            <w:left w:val="none" w:sz="0" w:space="0" w:color="auto"/>
            <w:bottom w:val="none" w:sz="0" w:space="0" w:color="auto"/>
            <w:right w:val="none" w:sz="0" w:space="0" w:color="auto"/>
          </w:divBdr>
          <w:divsChild>
            <w:div w:id="14981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3437">
      <w:bodyDiv w:val="1"/>
      <w:marLeft w:val="0"/>
      <w:marRight w:val="0"/>
      <w:marTop w:val="0"/>
      <w:marBottom w:val="0"/>
      <w:divBdr>
        <w:top w:val="none" w:sz="0" w:space="0" w:color="auto"/>
        <w:left w:val="none" w:sz="0" w:space="0" w:color="auto"/>
        <w:bottom w:val="none" w:sz="0" w:space="0" w:color="auto"/>
        <w:right w:val="none" w:sz="0" w:space="0" w:color="auto"/>
      </w:divBdr>
    </w:div>
    <w:div w:id="401605723">
      <w:bodyDiv w:val="1"/>
      <w:marLeft w:val="0"/>
      <w:marRight w:val="0"/>
      <w:marTop w:val="0"/>
      <w:marBottom w:val="0"/>
      <w:divBdr>
        <w:top w:val="none" w:sz="0" w:space="0" w:color="auto"/>
        <w:left w:val="none" w:sz="0" w:space="0" w:color="auto"/>
        <w:bottom w:val="none" w:sz="0" w:space="0" w:color="auto"/>
        <w:right w:val="none" w:sz="0" w:space="0" w:color="auto"/>
      </w:divBdr>
    </w:div>
    <w:div w:id="403066395">
      <w:bodyDiv w:val="1"/>
      <w:marLeft w:val="0"/>
      <w:marRight w:val="0"/>
      <w:marTop w:val="0"/>
      <w:marBottom w:val="0"/>
      <w:divBdr>
        <w:top w:val="none" w:sz="0" w:space="0" w:color="auto"/>
        <w:left w:val="none" w:sz="0" w:space="0" w:color="auto"/>
        <w:bottom w:val="none" w:sz="0" w:space="0" w:color="auto"/>
        <w:right w:val="none" w:sz="0" w:space="0" w:color="auto"/>
      </w:divBdr>
    </w:div>
    <w:div w:id="416363840">
      <w:bodyDiv w:val="1"/>
      <w:marLeft w:val="0"/>
      <w:marRight w:val="0"/>
      <w:marTop w:val="0"/>
      <w:marBottom w:val="0"/>
      <w:divBdr>
        <w:top w:val="none" w:sz="0" w:space="0" w:color="auto"/>
        <w:left w:val="none" w:sz="0" w:space="0" w:color="auto"/>
        <w:bottom w:val="none" w:sz="0" w:space="0" w:color="auto"/>
        <w:right w:val="none" w:sz="0" w:space="0" w:color="auto"/>
      </w:divBdr>
    </w:div>
    <w:div w:id="625088282">
      <w:bodyDiv w:val="1"/>
      <w:marLeft w:val="0"/>
      <w:marRight w:val="0"/>
      <w:marTop w:val="0"/>
      <w:marBottom w:val="0"/>
      <w:divBdr>
        <w:top w:val="none" w:sz="0" w:space="0" w:color="auto"/>
        <w:left w:val="none" w:sz="0" w:space="0" w:color="auto"/>
        <w:bottom w:val="none" w:sz="0" w:space="0" w:color="auto"/>
        <w:right w:val="none" w:sz="0" w:space="0" w:color="auto"/>
      </w:divBdr>
      <w:divsChild>
        <w:div w:id="1556545890">
          <w:marLeft w:val="0"/>
          <w:marRight w:val="0"/>
          <w:marTop w:val="0"/>
          <w:marBottom w:val="0"/>
          <w:divBdr>
            <w:top w:val="none" w:sz="0" w:space="0" w:color="auto"/>
            <w:left w:val="none" w:sz="0" w:space="0" w:color="auto"/>
            <w:bottom w:val="none" w:sz="0" w:space="0" w:color="auto"/>
            <w:right w:val="none" w:sz="0" w:space="0" w:color="auto"/>
          </w:divBdr>
          <w:divsChild>
            <w:div w:id="4267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90425">
      <w:bodyDiv w:val="1"/>
      <w:marLeft w:val="0"/>
      <w:marRight w:val="0"/>
      <w:marTop w:val="0"/>
      <w:marBottom w:val="0"/>
      <w:divBdr>
        <w:top w:val="none" w:sz="0" w:space="0" w:color="auto"/>
        <w:left w:val="none" w:sz="0" w:space="0" w:color="auto"/>
        <w:bottom w:val="none" w:sz="0" w:space="0" w:color="auto"/>
        <w:right w:val="none" w:sz="0" w:space="0" w:color="auto"/>
      </w:divBdr>
    </w:div>
    <w:div w:id="671907510">
      <w:bodyDiv w:val="1"/>
      <w:marLeft w:val="0"/>
      <w:marRight w:val="0"/>
      <w:marTop w:val="0"/>
      <w:marBottom w:val="0"/>
      <w:divBdr>
        <w:top w:val="none" w:sz="0" w:space="0" w:color="auto"/>
        <w:left w:val="none" w:sz="0" w:space="0" w:color="auto"/>
        <w:bottom w:val="none" w:sz="0" w:space="0" w:color="auto"/>
        <w:right w:val="none" w:sz="0" w:space="0" w:color="auto"/>
      </w:divBdr>
    </w:div>
    <w:div w:id="760950629">
      <w:bodyDiv w:val="1"/>
      <w:marLeft w:val="0"/>
      <w:marRight w:val="0"/>
      <w:marTop w:val="0"/>
      <w:marBottom w:val="0"/>
      <w:divBdr>
        <w:top w:val="none" w:sz="0" w:space="0" w:color="auto"/>
        <w:left w:val="none" w:sz="0" w:space="0" w:color="auto"/>
        <w:bottom w:val="none" w:sz="0" w:space="0" w:color="auto"/>
        <w:right w:val="none" w:sz="0" w:space="0" w:color="auto"/>
      </w:divBdr>
    </w:div>
    <w:div w:id="929243598">
      <w:bodyDiv w:val="1"/>
      <w:marLeft w:val="0"/>
      <w:marRight w:val="0"/>
      <w:marTop w:val="0"/>
      <w:marBottom w:val="0"/>
      <w:divBdr>
        <w:top w:val="none" w:sz="0" w:space="0" w:color="auto"/>
        <w:left w:val="none" w:sz="0" w:space="0" w:color="auto"/>
        <w:bottom w:val="none" w:sz="0" w:space="0" w:color="auto"/>
        <w:right w:val="none" w:sz="0" w:space="0" w:color="auto"/>
      </w:divBdr>
    </w:div>
    <w:div w:id="1443185872">
      <w:bodyDiv w:val="1"/>
      <w:marLeft w:val="0"/>
      <w:marRight w:val="0"/>
      <w:marTop w:val="0"/>
      <w:marBottom w:val="0"/>
      <w:divBdr>
        <w:top w:val="none" w:sz="0" w:space="0" w:color="auto"/>
        <w:left w:val="none" w:sz="0" w:space="0" w:color="auto"/>
        <w:bottom w:val="none" w:sz="0" w:space="0" w:color="auto"/>
        <w:right w:val="none" w:sz="0" w:space="0" w:color="auto"/>
      </w:divBdr>
    </w:div>
    <w:div w:id="1480615142">
      <w:bodyDiv w:val="1"/>
      <w:marLeft w:val="0"/>
      <w:marRight w:val="0"/>
      <w:marTop w:val="0"/>
      <w:marBottom w:val="0"/>
      <w:divBdr>
        <w:top w:val="none" w:sz="0" w:space="0" w:color="auto"/>
        <w:left w:val="none" w:sz="0" w:space="0" w:color="auto"/>
        <w:bottom w:val="none" w:sz="0" w:space="0" w:color="auto"/>
        <w:right w:val="none" w:sz="0" w:space="0" w:color="auto"/>
      </w:divBdr>
    </w:div>
    <w:div w:id="1594895842">
      <w:bodyDiv w:val="1"/>
      <w:marLeft w:val="0"/>
      <w:marRight w:val="0"/>
      <w:marTop w:val="0"/>
      <w:marBottom w:val="0"/>
      <w:divBdr>
        <w:top w:val="none" w:sz="0" w:space="0" w:color="auto"/>
        <w:left w:val="none" w:sz="0" w:space="0" w:color="auto"/>
        <w:bottom w:val="none" w:sz="0" w:space="0" w:color="auto"/>
        <w:right w:val="none" w:sz="0" w:space="0" w:color="auto"/>
      </w:divBdr>
    </w:div>
    <w:div w:id="1670253780">
      <w:bodyDiv w:val="1"/>
      <w:marLeft w:val="0"/>
      <w:marRight w:val="0"/>
      <w:marTop w:val="0"/>
      <w:marBottom w:val="0"/>
      <w:divBdr>
        <w:top w:val="none" w:sz="0" w:space="0" w:color="auto"/>
        <w:left w:val="none" w:sz="0" w:space="0" w:color="auto"/>
        <w:bottom w:val="none" w:sz="0" w:space="0" w:color="auto"/>
        <w:right w:val="none" w:sz="0" w:space="0" w:color="auto"/>
      </w:divBdr>
    </w:div>
    <w:div w:id="1746998171">
      <w:bodyDiv w:val="1"/>
      <w:marLeft w:val="0"/>
      <w:marRight w:val="0"/>
      <w:marTop w:val="0"/>
      <w:marBottom w:val="0"/>
      <w:divBdr>
        <w:top w:val="none" w:sz="0" w:space="0" w:color="auto"/>
        <w:left w:val="none" w:sz="0" w:space="0" w:color="auto"/>
        <w:bottom w:val="none" w:sz="0" w:space="0" w:color="auto"/>
        <w:right w:val="none" w:sz="0" w:space="0" w:color="auto"/>
      </w:divBdr>
    </w:div>
    <w:div w:id="1932423107">
      <w:bodyDiv w:val="1"/>
      <w:marLeft w:val="0"/>
      <w:marRight w:val="0"/>
      <w:marTop w:val="0"/>
      <w:marBottom w:val="0"/>
      <w:divBdr>
        <w:top w:val="none" w:sz="0" w:space="0" w:color="auto"/>
        <w:left w:val="none" w:sz="0" w:space="0" w:color="auto"/>
        <w:bottom w:val="none" w:sz="0" w:space="0" w:color="auto"/>
        <w:right w:val="none" w:sz="0" w:space="0" w:color="auto"/>
      </w:divBdr>
    </w:div>
    <w:div w:id="198071916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pin.it/2ot1WH1p6"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FBA0D4-3988-4D27-8270-1CB4D9E3A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1462</Words>
  <Characters>8339</Characters>
  <Application>Microsoft Office Word</Application>
  <DocSecurity>4</DocSecurity>
  <Lines>69</Lines>
  <Paragraphs>19</Paragraphs>
  <ScaleCrop>false</ScaleCrop>
  <Company/>
  <LinksUpToDate>false</LinksUpToDate>
  <CharactersWithSpaces>9782</CharactersWithSpaces>
  <SharedDoc>false</SharedDoc>
  <HLinks>
    <vt:vector size="6" baseType="variant">
      <vt:variant>
        <vt:i4>1310814</vt:i4>
      </vt:variant>
      <vt:variant>
        <vt:i4>0</vt:i4>
      </vt:variant>
      <vt:variant>
        <vt:i4>0</vt:i4>
      </vt:variant>
      <vt:variant>
        <vt:i4>5</vt:i4>
      </vt:variant>
      <vt:variant>
        <vt:lpwstr>https://pin.it/2ot1WH1p6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BBZW; Gabriel Sienna</dc:creator>
  <cp:keywords/>
  <dc:description/>
  <cp:lastModifiedBy>BBZW; Gabriel Sienna</cp:lastModifiedBy>
  <cp:revision>358</cp:revision>
  <dcterms:created xsi:type="dcterms:W3CDTF">2025-05-14T06:45:00Z</dcterms:created>
  <dcterms:modified xsi:type="dcterms:W3CDTF">2025-06-07T20:22:00Z</dcterms:modified>
</cp:coreProperties>
</file>